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C428" w14:textId="40D39328" w:rsidR="009B2FB3" w:rsidRPr="00712269" w:rsidRDefault="00E641CA" w:rsidP="00DB430B">
      <w:pPr>
        <w:suppressLineNumbers/>
        <w:jc w:val="center"/>
        <w:rPr>
          <w:color w:val="000000"/>
          <w:sz w:val="24"/>
          <w:szCs w:val="24"/>
        </w:rPr>
      </w:pPr>
      <w:ins w:id="0" w:author="Sands, Scott A.,Ph.D." w:date="2019-08-05T10:39:00Z">
        <w:r>
          <w:rPr>
            <w:rFonts w:eastAsia="Malgun Gothic"/>
            <w:b/>
            <w:sz w:val="36"/>
            <w:lang w:val="en-AU"/>
          </w:rPr>
          <w:t xml:space="preserve">Simplified </w:t>
        </w:r>
      </w:ins>
      <w:ins w:id="1" w:author="Sands, Scott A.,Ph.D." w:date="2019-08-05T10:42:00Z">
        <w:r>
          <w:rPr>
            <w:rFonts w:eastAsia="Malgun Gothic"/>
            <w:b/>
            <w:sz w:val="36"/>
            <w:lang w:val="en-AU"/>
          </w:rPr>
          <w:t>EEG</w:t>
        </w:r>
      </w:ins>
      <w:ins w:id="2" w:author="Sands, Scott A.,Ph.D." w:date="2019-08-05T10:39:00Z">
        <w:r>
          <w:rPr>
            <w:rFonts w:eastAsia="Malgun Gothic"/>
            <w:b/>
            <w:sz w:val="36"/>
            <w:lang w:val="en-AU"/>
          </w:rPr>
          <w:t xml:space="preserve"> </w:t>
        </w:r>
      </w:ins>
      <w:ins w:id="3" w:author="Sands, Scott A.,Ph.D." w:date="2019-08-05T10:48:00Z">
        <w:r>
          <w:rPr>
            <w:rFonts w:eastAsia="Malgun Gothic"/>
            <w:b/>
            <w:sz w:val="36"/>
            <w:lang w:val="en-AU"/>
          </w:rPr>
          <w:t>Analysis</w:t>
        </w:r>
      </w:ins>
      <w:ins w:id="4" w:author="Sands, Scott A.,Ph.D." w:date="2019-08-05T10:39:00Z">
        <w:r>
          <w:rPr>
            <w:rFonts w:eastAsia="Malgun Gothic"/>
            <w:b/>
            <w:sz w:val="36"/>
            <w:lang w:val="en-AU"/>
          </w:rPr>
          <w:t xml:space="preserve"> </w:t>
        </w:r>
      </w:ins>
      <w:ins w:id="5" w:author="Sands, Scott A.,Ph.D." w:date="2019-08-05T10:41:00Z">
        <w:r>
          <w:rPr>
            <w:rFonts w:eastAsia="Malgun Gothic"/>
            <w:b/>
            <w:sz w:val="36"/>
            <w:lang w:val="en-AU"/>
          </w:rPr>
          <w:t xml:space="preserve">for the Continuous Assessment of </w:t>
        </w:r>
      </w:ins>
      <w:ins w:id="6" w:author="Sands, Scott A.,Ph.D." w:date="2019-08-05T10:40:00Z">
        <w:r>
          <w:rPr>
            <w:rFonts w:eastAsia="Malgun Gothic"/>
            <w:b/>
            <w:sz w:val="36"/>
            <w:lang w:val="en-AU"/>
          </w:rPr>
          <w:t>W</w:t>
        </w:r>
      </w:ins>
      <w:ins w:id="7" w:author="Sands, Scott A.,Ph.D." w:date="2019-08-05T10:39:00Z">
        <w:r>
          <w:rPr>
            <w:rFonts w:eastAsia="Malgun Gothic"/>
            <w:b/>
            <w:sz w:val="36"/>
            <w:lang w:val="en-AU"/>
          </w:rPr>
          <w:t>ake</w:t>
        </w:r>
      </w:ins>
      <w:ins w:id="8" w:author="Sands, Scott A.,Ph.D." w:date="2019-08-05T10:41:00Z">
        <w:r>
          <w:rPr>
            <w:rFonts w:eastAsia="Malgun Gothic"/>
            <w:b/>
            <w:sz w:val="36"/>
            <w:lang w:val="en-AU"/>
          </w:rPr>
          <w:t>-</w:t>
        </w:r>
      </w:ins>
      <w:ins w:id="9" w:author="Sands, Scott A.,Ph.D." w:date="2019-08-05T10:40:00Z">
        <w:r>
          <w:rPr>
            <w:rFonts w:eastAsia="Malgun Gothic"/>
            <w:b/>
            <w:sz w:val="36"/>
            <w:lang w:val="en-AU"/>
          </w:rPr>
          <w:t>S</w:t>
        </w:r>
      </w:ins>
      <w:ins w:id="10" w:author="Sands, Scott A.,Ph.D." w:date="2019-08-05T10:39:00Z">
        <w:r>
          <w:rPr>
            <w:rFonts w:eastAsia="Malgun Gothic"/>
            <w:b/>
            <w:sz w:val="36"/>
            <w:lang w:val="en-AU"/>
          </w:rPr>
          <w:t xml:space="preserve">leep </w:t>
        </w:r>
      </w:ins>
      <w:ins w:id="11" w:author="Sands, Scott A.,Ph.D." w:date="2020-03-11T09:40:00Z">
        <w:r w:rsidR="000D7710">
          <w:rPr>
            <w:rFonts w:eastAsia="Malgun Gothic"/>
            <w:b/>
            <w:sz w:val="36"/>
            <w:lang w:val="en-AU"/>
          </w:rPr>
          <w:t>Balance</w:t>
        </w:r>
      </w:ins>
      <w:ins w:id="12" w:author="Sands, Scott A.,Ph.D." w:date="2019-08-05T10:39:00Z">
        <w:r>
          <w:rPr>
            <w:rFonts w:eastAsia="Malgun Gothic"/>
            <w:b/>
            <w:sz w:val="36"/>
            <w:lang w:val="en-AU"/>
          </w:rPr>
          <w:t xml:space="preserve"> </w:t>
        </w:r>
      </w:ins>
      <w:del w:id="13" w:author="Sands, Scott A.,Ph.D." w:date="2019-08-05T10:39:00Z">
        <w:r w:rsidR="00423C0B" w:rsidRPr="00423C0B" w:rsidDel="00E641CA">
          <w:rPr>
            <w:rFonts w:eastAsia="Malgun Gothic"/>
            <w:b/>
            <w:sz w:val="36"/>
            <w:lang w:val="en-AU"/>
          </w:rPr>
          <w:delText>Polysomnograph</w:delText>
        </w:r>
        <w:r w:rsidR="00BF44F2" w:rsidDel="00E641CA">
          <w:rPr>
            <w:rFonts w:eastAsia="Malgun Gothic"/>
            <w:b/>
            <w:sz w:val="36"/>
            <w:lang w:val="en-AU"/>
          </w:rPr>
          <w:delText>ic Endotyping</w:delText>
        </w:r>
        <w:r w:rsidR="00423C0B" w:rsidRPr="00423C0B" w:rsidDel="00E641CA">
          <w:rPr>
            <w:rFonts w:eastAsia="Malgun Gothic"/>
            <w:b/>
            <w:sz w:val="36"/>
            <w:lang w:val="en-AU"/>
          </w:rPr>
          <w:delText xml:space="preserve"> to Select </w:delText>
        </w:r>
        <w:r w:rsidR="009F60F9" w:rsidDel="00E641CA">
          <w:rPr>
            <w:rFonts w:eastAsia="Malgun Gothic"/>
            <w:b/>
            <w:sz w:val="36"/>
            <w:lang w:val="en-AU"/>
          </w:rPr>
          <w:delText xml:space="preserve">Obstructive </w:delText>
        </w:r>
        <w:r w:rsidR="00423C0B" w:rsidRPr="00423C0B" w:rsidDel="00E641CA">
          <w:rPr>
            <w:rFonts w:eastAsia="Malgun Gothic"/>
            <w:b/>
            <w:sz w:val="36"/>
            <w:lang w:val="en-AU"/>
          </w:rPr>
          <w:delText xml:space="preserve">Sleep Apnea Patients for </w:delText>
        </w:r>
        <w:r w:rsidR="007659ED" w:rsidDel="00E641CA">
          <w:rPr>
            <w:rFonts w:eastAsia="Malgun Gothic"/>
            <w:b/>
            <w:sz w:val="36"/>
            <w:lang w:val="en-AU"/>
          </w:rPr>
          <w:delText>Oral Appliances</w:delText>
        </w:r>
      </w:del>
    </w:p>
    <w:p w14:paraId="634BEFB7" w14:textId="77777777" w:rsidR="00423C0B" w:rsidRDefault="00423C0B" w:rsidP="00DB430B">
      <w:pPr>
        <w:suppressLineNumbers/>
        <w:jc w:val="center"/>
        <w:rPr>
          <w:color w:val="000000"/>
          <w:sz w:val="24"/>
          <w:szCs w:val="24"/>
        </w:rPr>
      </w:pPr>
    </w:p>
    <w:p w14:paraId="53786805" w14:textId="77777777" w:rsidR="00DB430B" w:rsidRDefault="00DB430B" w:rsidP="00DB430B">
      <w:pPr>
        <w:suppressLineNumbers/>
        <w:jc w:val="center"/>
        <w:rPr>
          <w:color w:val="000000"/>
          <w:sz w:val="24"/>
          <w:szCs w:val="24"/>
        </w:rPr>
      </w:pPr>
    </w:p>
    <w:p w14:paraId="217D759F" w14:textId="42C888B2" w:rsidR="00291F18" w:rsidRPr="00712269" w:rsidRDefault="001D332F" w:rsidP="00DB430B">
      <w:pPr>
        <w:suppressLineNumbers/>
        <w:jc w:val="center"/>
        <w:rPr>
          <w:color w:val="000000"/>
          <w:sz w:val="24"/>
          <w:szCs w:val="24"/>
        </w:rPr>
      </w:pPr>
      <w:r w:rsidRPr="003D0595">
        <w:rPr>
          <w:color w:val="000000"/>
          <w:sz w:val="24"/>
          <w:szCs w:val="24"/>
        </w:rPr>
        <w:t>A</w:t>
      </w:r>
      <w:ins w:id="14" w:author="Sands, Scott A.,Ph.D." w:date="2019-08-05T10:37:00Z">
        <w:r w:rsidR="00E9681F">
          <w:rPr>
            <w:color w:val="000000"/>
            <w:sz w:val="24"/>
            <w:szCs w:val="24"/>
          </w:rPr>
          <w:t>li Azarbarzin, Laura Gell, Dan</w:t>
        </w:r>
      </w:ins>
      <w:ins w:id="15" w:author="Sands, Scott A.,Ph.D." w:date="2019-08-05T10:38:00Z">
        <w:r w:rsidR="00E9681F">
          <w:rPr>
            <w:color w:val="000000"/>
            <w:sz w:val="24"/>
            <w:szCs w:val="24"/>
          </w:rPr>
          <w:t>iel</w:t>
        </w:r>
      </w:ins>
      <w:ins w:id="16" w:author="Sands, Scott A.,Ph.D." w:date="2019-08-05T10:37:00Z">
        <w:r w:rsidR="00E9681F">
          <w:rPr>
            <w:color w:val="000000"/>
            <w:sz w:val="24"/>
            <w:szCs w:val="24"/>
          </w:rPr>
          <w:t xml:space="preserve"> Vena. Raichel Ale</w:t>
        </w:r>
      </w:ins>
      <w:ins w:id="17" w:author="Sands, Scott A.,Ph.D." w:date="2019-08-05T10:38:00Z">
        <w:r w:rsidR="00E9681F">
          <w:rPr>
            <w:color w:val="000000"/>
            <w:sz w:val="24"/>
            <w:szCs w:val="24"/>
          </w:rPr>
          <w:t xml:space="preserve">x, </w:t>
        </w:r>
      </w:ins>
      <w:del w:id="18" w:author="Sands, Scott A.,Ph.D." w:date="2019-08-05T10:38:00Z">
        <w:r w:rsidRPr="003D0595" w:rsidDel="00E9681F">
          <w:rPr>
            <w:color w:val="000000"/>
            <w:sz w:val="24"/>
            <w:szCs w:val="24"/>
          </w:rPr>
          <w:delText xml:space="preserve">hmad </w:delText>
        </w:r>
        <w:r w:rsidR="00152CF2" w:rsidDel="00E9681F">
          <w:rPr>
            <w:color w:val="000000"/>
            <w:sz w:val="24"/>
            <w:szCs w:val="24"/>
          </w:rPr>
          <w:delText xml:space="preserve">A. </w:delText>
        </w:r>
        <w:r w:rsidRPr="001247F3" w:rsidDel="00E9681F">
          <w:rPr>
            <w:color w:val="000000"/>
            <w:sz w:val="24"/>
            <w:szCs w:val="24"/>
          </w:rPr>
          <w:delText>Bamagoos</w:delText>
        </w:r>
        <w:r w:rsidRPr="001247F3" w:rsidDel="00E9681F">
          <w:rPr>
            <w:color w:val="000000"/>
            <w:sz w:val="24"/>
            <w:szCs w:val="24"/>
            <w:vertAlign w:val="superscript"/>
          </w:rPr>
          <w:delText>1,2,3</w:delText>
        </w:r>
        <w:r w:rsidR="003B7F3E" w:rsidDel="00E9681F">
          <w:rPr>
            <w:color w:val="000000"/>
            <w:sz w:val="24"/>
            <w:szCs w:val="24"/>
            <w:vertAlign w:val="superscript"/>
          </w:rPr>
          <w:delText>,6</w:delText>
        </w:r>
        <w:r w:rsidRPr="001247F3" w:rsidDel="00E9681F">
          <w:rPr>
            <w:bCs/>
            <w:color w:val="000000"/>
            <w:sz w:val="24"/>
            <w:szCs w:val="24"/>
          </w:rPr>
          <w:delText xml:space="preserve">, </w:delText>
        </w:r>
        <w:r w:rsidRPr="001247F3" w:rsidDel="00E9681F">
          <w:rPr>
            <w:color w:val="000000"/>
            <w:sz w:val="24"/>
            <w:szCs w:val="24"/>
          </w:rPr>
          <w:delText>Peter</w:delText>
        </w:r>
        <w:r w:rsidRPr="001D332F" w:rsidDel="00E9681F">
          <w:rPr>
            <w:color w:val="000000"/>
            <w:sz w:val="24"/>
            <w:szCs w:val="24"/>
          </w:rPr>
          <w:delText xml:space="preserve"> </w:delText>
        </w:r>
        <w:r w:rsidR="00AF49A5" w:rsidDel="00E9681F">
          <w:rPr>
            <w:color w:val="000000"/>
            <w:sz w:val="24"/>
            <w:szCs w:val="24"/>
          </w:rPr>
          <w:delText xml:space="preserve">A. </w:delText>
        </w:r>
        <w:r w:rsidRPr="001D332F" w:rsidDel="00E9681F">
          <w:rPr>
            <w:color w:val="000000"/>
            <w:sz w:val="24"/>
            <w:szCs w:val="24"/>
          </w:rPr>
          <w:delText>Cistulli</w:delText>
        </w:r>
        <w:r w:rsidRPr="001D332F" w:rsidDel="00E9681F">
          <w:rPr>
            <w:color w:val="000000"/>
            <w:sz w:val="24"/>
            <w:szCs w:val="24"/>
            <w:vertAlign w:val="superscript"/>
          </w:rPr>
          <w:delText>1,2</w:delText>
        </w:r>
        <w:r w:rsidRPr="001D332F" w:rsidDel="00E9681F">
          <w:rPr>
            <w:color w:val="000000"/>
            <w:sz w:val="24"/>
            <w:szCs w:val="24"/>
          </w:rPr>
          <w:delText>,  Kate Sutherland</w:delText>
        </w:r>
        <w:r w:rsidRPr="001D332F" w:rsidDel="00E9681F">
          <w:rPr>
            <w:color w:val="000000"/>
            <w:sz w:val="24"/>
            <w:szCs w:val="24"/>
            <w:vertAlign w:val="superscript"/>
          </w:rPr>
          <w:delText>1,2</w:delText>
        </w:r>
        <w:r w:rsidRPr="001D332F" w:rsidDel="00E9681F">
          <w:rPr>
            <w:color w:val="000000"/>
            <w:sz w:val="24"/>
            <w:szCs w:val="24"/>
          </w:rPr>
          <w:delText>, Melanie Madronio</w:delText>
        </w:r>
        <w:r w:rsidRPr="001D332F" w:rsidDel="00E9681F">
          <w:rPr>
            <w:color w:val="000000"/>
            <w:sz w:val="24"/>
            <w:szCs w:val="24"/>
            <w:vertAlign w:val="superscript"/>
          </w:rPr>
          <w:delText>2</w:delText>
        </w:r>
        <w:r w:rsidRPr="001D332F" w:rsidDel="00E9681F">
          <w:rPr>
            <w:color w:val="000000"/>
            <w:sz w:val="24"/>
            <w:szCs w:val="24"/>
          </w:rPr>
          <w:delText xml:space="preserve">,  Danny </w:delText>
        </w:r>
        <w:r w:rsidR="0002788C" w:rsidDel="00E9681F">
          <w:rPr>
            <w:color w:val="000000"/>
            <w:sz w:val="24"/>
            <w:szCs w:val="24"/>
          </w:rPr>
          <w:delText xml:space="preserve">J. </w:delText>
        </w:r>
        <w:r w:rsidRPr="001D332F" w:rsidDel="00E9681F">
          <w:rPr>
            <w:color w:val="000000"/>
            <w:sz w:val="24"/>
            <w:szCs w:val="24"/>
          </w:rPr>
          <w:delText>Eckert</w:delText>
        </w:r>
        <w:r w:rsidR="00817EE0" w:rsidDel="00E9681F">
          <w:rPr>
            <w:color w:val="000000"/>
            <w:sz w:val="24"/>
            <w:szCs w:val="24"/>
            <w:vertAlign w:val="superscript"/>
          </w:rPr>
          <w:delText>6</w:delText>
        </w:r>
        <w:r w:rsidRPr="001D332F" w:rsidDel="00E9681F">
          <w:rPr>
            <w:color w:val="000000"/>
            <w:sz w:val="24"/>
            <w:szCs w:val="24"/>
          </w:rPr>
          <w:delText xml:space="preserve">, </w:delText>
        </w:r>
      </w:del>
      <w:r w:rsidRPr="001D332F">
        <w:rPr>
          <w:color w:val="000000"/>
          <w:sz w:val="24"/>
          <w:szCs w:val="24"/>
        </w:rPr>
        <w:t xml:space="preserve">Lauren </w:t>
      </w:r>
      <w:del w:id="19" w:author="Sands, Scott A.,Ph.D." w:date="2019-08-05T10:42:00Z">
        <w:r w:rsidRPr="001D332F" w:rsidDel="00E641CA">
          <w:rPr>
            <w:color w:val="000000"/>
            <w:sz w:val="24"/>
            <w:szCs w:val="24"/>
          </w:rPr>
          <w:delText>Hess</w:delText>
        </w:r>
        <w:r w:rsidRPr="001D332F" w:rsidDel="00E641CA">
          <w:rPr>
            <w:color w:val="000000"/>
            <w:sz w:val="24"/>
            <w:szCs w:val="24"/>
            <w:vertAlign w:val="superscript"/>
          </w:rPr>
          <w:delText>4</w:delText>
        </w:r>
      </w:del>
      <w:ins w:id="20" w:author="Sands, Scott A.,Ph.D." w:date="2019-08-05T10:42:00Z">
        <w:r w:rsidR="00E641CA" w:rsidRPr="001D332F">
          <w:rPr>
            <w:color w:val="000000"/>
            <w:sz w:val="24"/>
            <w:szCs w:val="24"/>
          </w:rPr>
          <w:t>Hess</w:t>
        </w:r>
        <w:r w:rsidR="00E641CA">
          <w:rPr>
            <w:color w:val="000000"/>
            <w:sz w:val="24"/>
            <w:szCs w:val="24"/>
            <w:vertAlign w:val="superscript"/>
          </w:rPr>
          <w:t>1</w:t>
        </w:r>
      </w:ins>
      <w:r w:rsidRPr="001D332F">
        <w:rPr>
          <w:color w:val="000000"/>
          <w:sz w:val="24"/>
          <w:szCs w:val="24"/>
        </w:rPr>
        <w:t>,</w:t>
      </w:r>
      <w:r>
        <w:rPr>
          <w:color w:val="000000"/>
          <w:sz w:val="24"/>
          <w:szCs w:val="24"/>
        </w:rPr>
        <w:t xml:space="preserve"> </w:t>
      </w:r>
      <w:ins w:id="21" w:author="Sands, Scott A.,Ph.D." w:date="2019-08-05T10:38:00Z">
        <w:r w:rsidR="00E641CA">
          <w:rPr>
            <w:color w:val="000000"/>
            <w:sz w:val="24"/>
            <w:szCs w:val="24"/>
          </w:rPr>
          <w:t>Nicole Calianese</w:t>
        </w:r>
      </w:ins>
      <w:ins w:id="22" w:author="Sands, Scott A.,Ph.D." w:date="2019-08-05T10:42:00Z">
        <w:r w:rsidR="00E641CA">
          <w:rPr>
            <w:color w:val="000000"/>
            <w:sz w:val="24"/>
            <w:szCs w:val="24"/>
            <w:vertAlign w:val="superscript"/>
          </w:rPr>
          <w:t>1</w:t>
        </w:r>
      </w:ins>
      <w:ins w:id="23" w:author="Sands, Scott A.,Ph.D." w:date="2019-08-05T10:38:00Z">
        <w:r w:rsidR="00E641CA">
          <w:rPr>
            <w:color w:val="000000"/>
            <w:sz w:val="24"/>
            <w:szCs w:val="24"/>
          </w:rPr>
          <w:t xml:space="preserve">, </w:t>
        </w:r>
        <w:r w:rsidR="00E9681F">
          <w:rPr>
            <w:color w:val="000000"/>
            <w:sz w:val="24"/>
            <w:szCs w:val="24"/>
          </w:rPr>
          <w:t xml:space="preserve">Sara Op de Beeck, Erik Smales, Andrey Zinchuk, </w:t>
        </w:r>
        <w:r w:rsidR="00E641CA">
          <w:rPr>
            <w:color w:val="000000"/>
            <w:sz w:val="24"/>
            <w:szCs w:val="24"/>
          </w:rPr>
          <w:t xml:space="preserve">John X, XYZ, </w:t>
        </w:r>
      </w:ins>
      <w:del w:id="24" w:author="Sands, Scott A.,Ph.D." w:date="2019-08-05T10:38:00Z">
        <w:r w:rsidRPr="00712269" w:rsidDel="00E641CA">
          <w:rPr>
            <w:color w:val="000000"/>
            <w:sz w:val="24"/>
            <w:szCs w:val="24"/>
          </w:rPr>
          <w:delText>Bradley A</w:delText>
        </w:r>
        <w:r w:rsidR="00152CF2" w:rsidDel="00E641CA">
          <w:rPr>
            <w:color w:val="000000"/>
            <w:sz w:val="24"/>
            <w:szCs w:val="24"/>
          </w:rPr>
          <w:delText>.</w:delText>
        </w:r>
        <w:r w:rsidRPr="00712269" w:rsidDel="00E641CA">
          <w:rPr>
            <w:color w:val="000000"/>
            <w:sz w:val="24"/>
            <w:szCs w:val="24"/>
          </w:rPr>
          <w:delText xml:space="preserve"> Edwards</w:delText>
        </w:r>
        <w:r w:rsidR="00817EE0" w:rsidDel="00E641CA">
          <w:rPr>
            <w:color w:val="000000"/>
            <w:sz w:val="24"/>
            <w:szCs w:val="24"/>
            <w:vertAlign w:val="superscript"/>
          </w:rPr>
          <w:delText>7</w:delText>
        </w:r>
        <w:r w:rsidRPr="003D0595" w:rsidDel="00E641CA">
          <w:rPr>
            <w:color w:val="000000"/>
            <w:sz w:val="24"/>
            <w:szCs w:val="24"/>
            <w:vertAlign w:val="subscript"/>
          </w:rPr>
          <w:delText>,</w:delText>
        </w:r>
        <w:r w:rsidDel="00E641CA">
          <w:rPr>
            <w:color w:val="000000"/>
            <w:sz w:val="24"/>
            <w:szCs w:val="24"/>
          </w:rPr>
          <w:softHyphen/>
          <w:delText xml:space="preserve"> </w:delText>
        </w:r>
        <w:r w:rsidR="00291F18" w:rsidRPr="00712269" w:rsidDel="00E641CA">
          <w:rPr>
            <w:color w:val="000000"/>
            <w:sz w:val="24"/>
            <w:szCs w:val="24"/>
          </w:rPr>
          <w:delText>A</w:delText>
        </w:r>
      </w:del>
      <w:ins w:id="25" w:author="Sands, Scott A.,Ph.D." w:date="2019-08-05T10:38:00Z">
        <w:r w:rsidR="00E641CA">
          <w:rPr>
            <w:color w:val="000000"/>
            <w:sz w:val="24"/>
            <w:szCs w:val="24"/>
          </w:rPr>
          <w:t>A</w:t>
        </w:r>
      </w:ins>
      <w:r w:rsidR="00291F18" w:rsidRPr="00712269">
        <w:rPr>
          <w:color w:val="000000"/>
          <w:sz w:val="24"/>
          <w:szCs w:val="24"/>
        </w:rPr>
        <w:t xml:space="preserve">ndrew </w:t>
      </w:r>
      <w:del w:id="26" w:author="Sands, Scott A.,Ph.D." w:date="2019-08-05T10:42:00Z">
        <w:r w:rsidRPr="00712269" w:rsidDel="00E641CA">
          <w:rPr>
            <w:color w:val="000000"/>
            <w:sz w:val="24"/>
            <w:szCs w:val="24"/>
          </w:rPr>
          <w:delText>Wellman</w:delText>
        </w:r>
        <w:r w:rsidDel="00E641CA">
          <w:rPr>
            <w:color w:val="000000"/>
            <w:sz w:val="24"/>
            <w:szCs w:val="24"/>
            <w:vertAlign w:val="superscript"/>
          </w:rPr>
          <w:delText>4</w:delText>
        </w:r>
      </w:del>
      <w:ins w:id="27" w:author="Sands, Scott A.,Ph.D." w:date="2019-08-05T10:42:00Z">
        <w:r w:rsidR="00E641CA" w:rsidRPr="00712269">
          <w:rPr>
            <w:color w:val="000000"/>
            <w:sz w:val="24"/>
            <w:szCs w:val="24"/>
          </w:rPr>
          <w:t>Wellman</w:t>
        </w:r>
        <w:r w:rsidR="00E641CA">
          <w:rPr>
            <w:color w:val="000000"/>
            <w:sz w:val="24"/>
            <w:szCs w:val="24"/>
            <w:vertAlign w:val="superscript"/>
          </w:rPr>
          <w:t>1</w:t>
        </w:r>
      </w:ins>
      <w:r>
        <w:rPr>
          <w:color w:val="000000"/>
          <w:sz w:val="24"/>
          <w:szCs w:val="24"/>
        </w:rPr>
        <w:t xml:space="preserve">, </w:t>
      </w:r>
      <w:r w:rsidRPr="00712269">
        <w:rPr>
          <w:color w:val="000000"/>
          <w:sz w:val="24"/>
          <w:szCs w:val="24"/>
        </w:rPr>
        <w:t>Scott A</w:t>
      </w:r>
      <w:r w:rsidR="00152CF2">
        <w:rPr>
          <w:color w:val="000000"/>
          <w:sz w:val="24"/>
          <w:szCs w:val="24"/>
        </w:rPr>
        <w:t>.</w:t>
      </w:r>
      <w:r w:rsidRPr="00712269">
        <w:rPr>
          <w:color w:val="000000"/>
          <w:sz w:val="24"/>
          <w:szCs w:val="24"/>
        </w:rPr>
        <w:t xml:space="preserve"> </w:t>
      </w:r>
      <w:del w:id="28" w:author="Sands, Scott A.,Ph.D." w:date="2019-08-05T10:42:00Z">
        <w:r w:rsidRPr="00712269" w:rsidDel="00E641CA">
          <w:rPr>
            <w:color w:val="000000"/>
            <w:sz w:val="24"/>
            <w:szCs w:val="24"/>
          </w:rPr>
          <w:delText>Sands</w:delText>
        </w:r>
        <w:r w:rsidDel="00E641CA">
          <w:rPr>
            <w:color w:val="000000"/>
            <w:sz w:val="24"/>
            <w:szCs w:val="24"/>
            <w:vertAlign w:val="superscript"/>
          </w:rPr>
          <w:delText>4</w:delText>
        </w:r>
      </w:del>
      <w:ins w:id="29" w:author="Sands, Scott A.,Ph.D." w:date="2019-08-05T10:42:00Z">
        <w:r w:rsidR="00E641CA" w:rsidRPr="00712269">
          <w:rPr>
            <w:color w:val="000000"/>
            <w:sz w:val="24"/>
            <w:szCs w:val="24"/>
          </w:rPr>
          <w:t>Sands</w:t>
        </w:r>
        <w:r w:rsidR="00E641CA">
          <w:rPr>
            <w:color w:val="000000"/>
            <w:sz w:val="24"/>
            <w:szCs w:val="24"/>
            <w:vertAlign w:val="superscript"/>
          </w:rPr>
          <w:t>1</w:t>
        </w:r>
      </w:ins>
      <w:del w:id="30" w:author="Sands, Scott A.,Ph.D." w:date="2019-08-05T10:39:00Z">
        <w:r w:rsidR="00817EE0" w:rsidDel="00E641CA">
          <w:rPr>
            <w:color w:val="000000"/>
            <w:sz w:val="24"/>
            <w:szCs w:val="24"/>
            <w:vertAlign w:val="superscript"/>
          </w:rPr>
          <w:delText>-5</w:delText>
        </w:r>
      </w:del>
      <w:r w:rsidR="00AE5310">
        <w:rPr>
          <w:color w:val="000000"/>
          <w:sz w:val="24"/>
          <w:szCs w:val="24"/>
          <w:vertAlign w:val="superscript"/>
        </w:rPr>
        <w:t>*</w:t>
      </w:r>
    </w:p>
    <w:p w14:paraId="5160815F" w14:textId="77777777" w:rsidR="003C6F6E" w:rsidRDefault="003C6F6E" w:rsidP="00DB430B">
      <w:pPr>
        <w:suppressLineNumbers/>
        <w:jc w:val="center"/>
        <w:rPr>
          <w:color w:val="000000"/>
          <w:sz w:val="24"/>
          <w:szCs w:val="24"/>
          <w:vertAlign w:val="superscript"/>
        </w:rPr>
      </w:pPr>
    </w:p>
    <w:p w14:paraId="4D3B72BE" w14:textId="77777777" w:rsidR="00DB430B" w:rsidRPr="00712269" w:rsidRDefault="00DB430B" w:rsidP="00DB430B">
      <w:pPr>
        <w:suppressLineNumbers/>
        <w:jc w:val="center"/>
        <w:rPr>
          <w:color w:val="000000"/>
          <w:sz w:val="24"/>
          <w:szCs w:val="24"/>
          <w:vertAlign w:val="superscript"/>
        </w:rPr>
      </w:pPr>
    </w:p>
    <w:p w14:paraId="51E6C64F" w14:textId="3F2D524B" w:rsidR="001D332F" w:rsidRPr="003D0595" w:rsidDel="00E641CA" w:rsidRDefault="001D332F" w:rsidP="003D0595">
      <w:pPr>
        <w:suppressLineNumbers/>
        <w:rPr>
          <w:del w:id="31" w:author="Sands, Scott A.,Ph.D." w:date="2019-08-05T10:43:00Z"/>
          <w:sz w:val="20"/>
        </w:rPr>
      </w:pPr>
      <w:r w:rsidRPr="003D0595">
        <w:rPr>
          <w:sz w:val="20"/>
          <w:vertAlign w:val="superscript"/>
        </w:rPr>
        <w:t>1</w:t>
      </w:r>
      <w:del w:id="32" w:author="Sands, Scott A.,Ph.D." w:date="2019-08-05T10:42:00Z">
        <w:r w:rsidRPr="003D0595" w:rsidDel="00E641CA">
          <w:rPr>
            <w:sz w:val="20"/>
          </w:rPr>
          <w:delText xml:space="preserve"> Sleep Research Group, Charles Perkins Centre, The University of Sydney</w:delText>
        </w:r>
        <w:r w:rsidR="00423C0B" w:rsidRPr="003D0595" w:rsidDel="00E641CA">
          <w:rPr>
            <w:sz w:val="20"/>
          </w:rPr>
          <w:delText xml:space="preserve">. </w:delText>
        </w:r>
        <w:r w:rsidRPr="003D0595" w:rsidDel="00E641CA">
          <w:rPr>
            <w:sz w:val="20"/>
            <w:vertAlign w:val="superscript"/>
          </w:rPr>
          <w:delText>2</w:delText>
        </w:r>
        <w:r w:rsidRPr="003D0595" w:rsidDel="00E641CA">
          <w:rPr>
            <w:sz w:val="20"/>
            <w:vertAlign w:val="subscript"/>
          </w:rPr>
          <w:delText xml:space="preserve"> </w:delText>
        </w:r>
        <w:r w:rsidRPr="003D0595" w:rsidDel="00E641CA">
          <w:rPr>
            <w:sz w:val="20"/>
          </w:rPr>
          <w:delText>Centre for Sleep Health and Research, Department of Respiratory and Sleep Medicine, Royal North Shore Hospital</w:delText>
        </w:r>
        <w:r w:rsidR="00AF49A5" w:rsidDel="00E641CA">
          <w:rPr>
            <w:sz w:val="20"/>
          </w:rPr>
          <w:delText>, Sydney, Australia</w:delText>
        </w:r>
        <w:r w:rsidR="00423C0B" w:rsidRPr="003D0595" w:rsidDel="00E641CA">
          <w:rPr>
            <w:sz w:val="20"/>
          </w:rPr>
          <w:delText xml:space="preserve">. </w:delText>
        </w:r>
        <w:r w:rsidRPr="003D0595" w:rsidDel="00E641CA">
          <w:rPr>
            <w:sz w:val="20"/>
            <w:vertAlign w:val="superscript"/>
          </w:rPr>
          <w:delText>3</w:delText>
        </w:r>
        <w:r w:rsidRPr="003D0595" w:rsidDel="00E641CA">
          <w:rPr>
            <w:sz w:val="20"/>
            <w:vertAlign w:val="subscript"/>
          </w:rPr>
          <w:delText xml:space="preserve"> </w:delText>
        </w:r>
        <w:r w:rsidRPr="003D0595" w:rsidDel="00E641CA">
          <w:rPr>
            <w:sz w:val="20"/>
          </w:rPr>
          <w:delText>Department of Physiology, Faculty of Medicine in Rabigh, King Abdul-Aziz University, Rabigh, Saudi Arabia</w:delText>
        </w:r>
        <w:r w:rsidR="00423C0B" w:rsidRPr="003D0595" w:rsidDel="00E641CA">
          <w:rPr>
            <w:sz w:val="20"/>
          </w:rPr>
          <w:delText xml:space="preserve">. </w:delText>
        </w:r>
        <w:r w:rsidRPr="003D0595" w:rsidDel="00E641CA">
          <w:rPr>
            <w:sz w:val="20"/>
            <w:vertAlign w:val="superscript"/>
          </w:rPr>
          <w:delText>4</w:delText>
        </w:r>
        <w:r w:rsidRPr="003D0595" w:rsidDel="00E641CA">
          <w:rPr>
            <w:sz w:val="20"/>
            <w:vertAlign w:val="subscript"/>
          </w:rPr>
          <w:delText xml:space="preserve"> </w:delText>
        </w:r>
      </w:del>
      <w:r w:rsidRPr="003D0595">
        <w:rPr>
          <w:sz w:val="20"/>
        </w:rPr>
        <w:t>Division of Sleep and Circadian Disorders, Brigham and Women’s Hospital and Harvard Medical School, Boston, MA, USA.</w:t>
      </w:r>
      <w:r w:rsidR="00423C0B" w:rsidRPr="003D0595">
        <w:rPr>
          <w:sz w:val="20"/>
        </w:rPr>
        <w:t xml:space="preserve"> </w:t>
      </w:r>
      <w:del w:id="33" w:author="Sands, Scott A.,Ph.D." w:date="2019-08-05T10:43:00Z">
        <w:r w:rsidR="00817EE0" w:rsidRPr="003D0595" w:rsidDel="00E641CA">
          <w:rPr>
            <w:sz w:val="20"/>
            <w:vertAlign w:val="superscript"/>
          </w:rPr>
          <w:delText xml:space="preserve">5 </w:delText>
        </w:r>
        <w:r w:rsidR="00817EE0" w:rsidRPr="003D0595" w:rsidDel="00E641CA">
          <w:rPr>
            <w:sz w:val="20"/>
          </w:rPr>
          <w:delText xml:space="preserve">Department of Allergy, Immunology and Respiratory Medicine and Central Clinical School, The Alfred and Monash University, Melbourne, VIC, Australia. </w:delText>
        </w:r>
        <w:r w:rsidR="00817EE0" w:rsidRPr="003D0595" w:rsidDel="00E641CA">
          <w:rPr>
            <w:sz w:val="20"/>
            <w:vertAlign w:val="superscript"/>
          </w:rPr>
          <w:delText>6</w:delText>
        </w:r>
        <w:r w:rsidRPr="003D0595" w:rsidDel="00E641CA">
          <w:rPr>
            <w:sz w:val="20"/>
            <w:vertAlign w:val="superscript"/>
          </w:rPr>
          <w:delText xml:space="preserve"> </w:delText>
        </w:r>
        <w:r w:rsidRPr="003D0595" w:rsidDel="00E641CA">
          <w:rPr>
            <w:sz w:val="20"/>
          </w:rPr>
          <w:delText>Sleep and Breathing Lab, Neuroscience Research Australia</w:delText>
        </w:r>
        <w:r w:rsidR="0002788C" w:rsidDel="00E641CA">
          <w:rPr>
            <w:sz w:val="20"/>
          </w:rPr>
          <w:delText xml:space="preserve"> (NeuRA)</w:delText>
        </w:r>
        <w:r w:rsidR="00423C0B" w:rsidRPr="003D0595" w:rsidDel="00E641CA">
          <w:rPr>
            <w:sz w:val="20"/>
          </w:rPr>
          <w:delText xml:space="preserve">. </w:delText>
        </w:r>
        <w:r w:rsidR="00817EE0" w:rsidRPr="003D0595" w:rsidDel="00E641CA">
          <w:rPr>
            <w:sz w:val="20"/>
            <w:vertAlign w:val="superscript"/>
          </w:rPr>
          <w:delText>7</w:delText>
        </w:r>
        <w:r w:rsidRPr="003D0595" w:rsidDel="00E641CA">
          <w:rPr>
            <w:sz w:val="20"/>
          </w:rPr>
          <w:delText xml:space="preserve"> Sleep and Circadian Medicine Laboratory, Department of Physiology Monash University, Melbourne, VIC, Australia.</w:delText>
        </w:r>
        <w:r w:rsidR="00DB430B" w:rsidRPr="00DB430B" w:rsidDel="00E641CA">
          <w:rPr>
            <w:sz w:val="24"/>
            <w:vertAlign w:val="superscript"/>
          </w:rPr>
          <w:delText xml:space="preserve"> </w:delText>
        </w:r>
        <w:r w:rsidR="00DB430B" w:rsidRPr="003D0595" w:rsidDel="00E641CA">
          <w:rPr>
            <w:sz w:val="20"/>
            <w:vertAlign w:val="superscript"/>
          </w:rPr>
          <w:delText>5</w:delText>
        </w:r>
        <w:r w:rsidR="009F60F9" w:rsidDel="00E641CA">
          <w:rPr>
            <w:sz w:val="20"/>
            <w:vertAlign w:val="superscript"/>
          </w:rPr>
          <w:delText xml:space="preserve"> </w:delText>
        </w:r>
        <w:r w:rsidR="00DB430B" w:rsidRPr="003D0595" w:rsidDel="00E641CA">
          <w:rPr>
            <w:sz w:val="20"/>
          </w:rPr>
          <w:delText>School of Psychological Sciences and Monash Institute of Cognitive and Clinical Neurosciences, Monash University, Melbourne, VIC, Australia</w:delText>
        </w:r>
      </w:del>
    </w:p>
    <w:p w14:paraId="4881CE8C" w14:textId="77777777" w:rsidR="00DB430B" w:rsidRPr="003D0595" w:rsidRDefault="00DB430B" w:rsidP="00DB430B">
      <w:pPr>
        <w:suppressLineNumbers/>
        <w:rPr>
          <w:sz w:val="24"/>
          <w:vertAlign w:val="superscript"/>
          <w:lang w:val="en-AU"/>
        </w:rPr>
      </w:pPr>
    </w:p>
    <w:p w14:paraId="7A1B6918" w14:textId="77777777" w:rsidR="00A71CAB" w:rsidRPr="00712269" w:rsidRDefault="00A71CAB" w:rsidP="00DB430B">
      <w:pPr>
        <w:suppressLineNumbers/>
        <w:rPr>
          <w:sz w:val="24"/>
        </w:rPr>
      </w:pPr>
    </w:p>
    <w:p w14:paraId="089BB0D0" w14:textId="77777777" w:rsidR="00A71CAB" w:rsidRPr="00712269" w:rsidRDefault="00A71CAB" w:rsidP="00DB430B">
      <w:pPr>
        <w:suppressLineNumbers/>
        <w:tabs>
          <w:tab w:val="left" w:pos="2880"/>
        </w:tabs>
        <w:rPr>
          <w:sz w:val="24"/>
        </w:rPr>
      </w:pPr>
      <w:r w:rsidRPr="00712269">
        <w:rPr>
          <w:sz w:val="24"/>
        </w:rPr>
        <w:t xml:space="preserve">*Corresponding author: </w:t>
      </w:r>
      <w:r w:rsidRPr="00712269">
        <w:rPr>
          <w:sz w:val="24"/>
        </w:rPr>
        <w:tab/>
        <w:t>Scott Sands, PhD</w:t>
      </w:r>
    </w:p>
    <w:p w14:paraId="57DACF0A" w14:textId="77777777" w:rsidR="00A71CAB" w:rsidRPr="00712269" w:rsidRDefault="002779E7" w:rsidP="00DB430B">
      <w:pPr>
        <w:suppressLineNumbers/>
        <w:tabs>
          <w:tab w:val="left" w:pos="2880"/>
        </w:tabs>
        <w:rPr>
          <w:sz w:val="24"/>
        </w:rPr>
      </w:pPr>
      <w:r w:rsidRPr="00712269">
        <w:rPr>
          <w:sz w:val="24"/>
        </w:rPr>
        <w:tab/>
      </w:r>
      <w:r w:rsidR="00A71CAB" w:rsidRPr="00712269">
        <w:rPr>
          <w:sz w:val="24"/>
        </w:rPr>
        <w:t xml:space="preserve">Division of Sleep Medicine, Brigham and Women’s Hospital, </w:t>
      </w:r>
    </w:p>
    <w:p w14:paraId="0045844F" w14:textId="77777777" w:rsidR="00A71CAB" w:rsidRPr="00712269" w:rsidRDefault="002779E7" w:rsidP="00DB430B">
      <w:pPr>
        <w:suppressLineNumbers/>
        <w:tabs>
          <w:tab w:val="left" w:pos="2880"/>
        </w:tabs>
        <w:rPr>
          <w:sz w:val="24"/>
        </w:rPr>
      </w:pPr>
      <w:r w:rsidRPr="00712269">
        <w:rPr>
          <w:sz w:val="24"/>
        </w:rPr>
        <w:tab/>
      </w:r>
      <w:r w:rsidR="00A71CAB" w:rsidRPr="00712269">
        <w:rPr>
          <w:sz w:val="24"/>
        </w:rPr>
        <w:t xml:space="preserve">221 Longwood Ave, Boston 02115, MA, USA. </w:t>
      </w:r>
    </w:p>
    <w:p w14:paraId="05F17DBB" w14:textId="78FDE4A2" w:rsidR="00A71CAB" w:rsidRPr="00712269" w:rsidRDefault="002779E7" w:rsidP="00B43D95">
      <w:pPr>
        <w:suppressLineNumbers/>
        <w:tabs>
          <w:tab w:val="left" w:pos="2880"/>
        </w:tabs>
        <w:rPr>
          <w:sz w:val="24"/>
        </w:rPr>
      </w:pPr>
      <w:r w:rsidRPr="00712269">
        <w:rPr>
          <w:sz w:val="24"/>
        </w:rPr>
        <w:tab/>
      </w:r>
      <w:r w:rsidR="00A71CAB" w:rsidRPr="00712269">
        <w:rPr>
          <w:sz w:val="24"/>
        </w:rPr>
        <w:t>email: sasands@</w:t>
      </w:r>
      <w:r w:rsidR="004A04AC" w:rsidRPr="00712269">
        <w:rPr>
          <w:sz w:val="24"/>
        </w:rPr>
        <w:t>bwh.harvard.edu</w:t>
      </w:r>
      <w:r w:rsidR="00A71CAB" w:rsidRPr="00712269">
        <w:rPr>
          <w:sz w:val="24"/>
        </w:rPr>
        <w:t xml:space="preserve"> | T: +1 8579280341 | F: +1 6177327337</w:t>
      </w:r>
    </w:p>
    <w:p w14:paraId="1C7116CD" w14:textId="77777777" w:rsidR="00A71CAB" w:rsidRPr="00712269" w:rsidRDefault="00A71CAB">
      <w:pPr>
        <w:suppressLineNumbers/>
        <w:tabs>
          <w:tab w:val="left" w:pos="2340"/>
        </w:tabs>
        <w:rPr>
          <w:sz w:val="24"/>
        </w:rPr>
      </w:pPr>
      <w:r w:rsidRPr="00712269">
        <w:rPr>
          <w:sz w:val="24"/>
        </w:rPr>
        <w:t xml:space="preserve"> </w:t>
      </w:r>
    </w:p>
    <w:p w14:paraId="0787EC0D" w14:textId="77777777" w:rsidR="00725A9E" w:rsidRPr="00712269" w:rsidRDefault="00725A9E">
      <w:pPr>
        <w:suppressLineNumbers/>
        <w:tabs>
          <w:tab w:val="left" w:pos="2340"/>
        </w:tabs>
        <w:rPr>
          <w:sz w:val="24"/>
        </w:rPr>
      </w:pPr>
    </w:p>
    <w:p w14:paraId="462C78B1" w14:textId="7056CB72" w:rsidR="00A71CAB" w:rsidRPr="00712269" w:rsidRDefault="00A71CAB">
      <w:pPr>
        <w:suppressLineNumbers/>
        <w:rPr>
          <w:sz w:val="24"/>
        </w:rPr>
      </w:pPr>
      <w:r w:rsidRPr="00712269">
        <w:rPr>
          <w:b/>
          <w:sz w:val="24"/>
        </w:rPr>
        <w:t>Author Contributions.</w:t>
      </w:r>
      <w:r w:rsidRPr="00712269">
        <w:rPr>
          <w:sz w:val="24"/>
        </w:rPr>
        <w:t xml:space="preserve"> Conception</w:t>
      </w:r>
      <w:r w:rsidR="00D560A3">
        <w:rPr>
          <w:sz w:val="24"/>
        </w:rPr>
        <w:t xml:space="preserve"> and Design</w:t>
      </w:r>
      <w:r w:rsidR="00D54CEA" w:rsidRPr="00712269">
        <w:rPr>
          <w:sz w:val="24"/>
        </w:rPr>
        <w:t xml:space="preserve">: </w:t>
      </w:r>
      <w:del w:id="34" w:author="Sands, Scott A.,Ph.D." w:date="2019-08-05T10:43:00Z">
        <w:r w:rsidR="00D22C8E" w:rsidDel="00E641CA">
          <w:rPr>
            <w:sz w:val="24"/>
          </w:rPr>
          <w:delText xml:space="preserve">AB, </w:delText>
        </w:r>
        <w:r w:rsidR="00DB430B" w:rsidDel="00E641CA">
          <w:rPr>
            <w:sz w:val="24"/>
          </w:rPr>
          <w:delText xml:space="preserve">PC, KS, </w:delText>
        </w:r>
        <w:r w:rsidR="00D22C8E" w:rsidDel="00E641CA">
          <w:rPr>
            <w:sz w:val="24"/>
          </w:rPr>
          <w:delText xml:space="preserve">BE, </w:delText>
        </w:r>
        <w:r w:rsidR="00D935E2" w:rsidRPr="00712269" w:rsidDel="00E641CA">
          <w:rPr>
            <w:sz w:val="24"/>
          </w:rPr>
          <w:delText>AW</w:delText>
        </w:r>
        <w:r w:rsidR="00D22C8E" w:rsidDel="00E641CA">
          <w:rPr>
            <w:sz w:val="24"/>
          </w:rPr>
          <w:delText>,</w:delText>
        </w:r>
        <w:r w:rsidR="00D22C8E" w:rsidRPr="00D22C8E" w:rsidDel="00E641CA">
          <w:rPr>
            <w:sz w:val="24"/>
          </w:rPr>
          <w:delText xml:space="preserve"> </w:delText>
        </w:r>
        <w:r w:rsidR="00DB430B" w:rsidDel="00E641CA">
          <w:rPr>
            <w:sz w:val="24"/>
          </w:rPr>
          <w:delText>S</w:delText>
        </w:r>
        <w:r w:rsidR="00D22C8E" w:rsidDel="00E641CA">
          <w:rPr>
            <w:sz w:val="24"/>
          </w:rPr>
          <w:delText>S</w:delText>
        </w:r>
      </w:del>
      <w:ins w:id="35" w:author="Sands, Scott A.,Ph.D." w:date="2019-08-05T10:44:00Z">
        <w:r w:rsidR="00E641CA">
          <w:rPr>
            <w:sz w:val="24"/>
          </w:rPr>
          <w:t>SS</w:t>
        </w:r>
      </w:ins>
      <w:r w:rsidR="00D54CEA" w:rsidRPr="00712269">
        <w:rPr>
          <w:sz w:val="24"/>
        </w:rPr>
        <w:t xml:space="preserve">. </w:t>
      </w:r>
      <w:r w:rsidR="00D560A3">
        <w:rPr>
          <w:sz w:val="24"/>
        </w:rPr>
        <w:t xml:space="preserve">Parent-Study Data Collection: </w:t>
      </w:r>
      <w:del w:id="36" w:author="Sands, Scott A.,Ph.D." w:date="2019-08-05T10:43:00Z">
        <w:r w:rsidR="00D560A3" w:rsidDel="00E641CA">
          <w:rPr>
            <w:sz w:val="24"/>
          </w:rPr>
          <w:delText>PC, KS</w:delText>
        </w:r>
      </w:del>
      <w:ins w:id="37" w:author="Sands, Scott A.,Ph.D." w:date="2019-08-05T10:43:00Z">
        <w:r w:rsidR="00E641CA">
          <w:rPr>
            <w:sz w:val="24"/>
          </w:rPr>
          <w:t>XX</w:t>
        </w:r>
      </w:ins>
      <w:r w:rsidR="00D560A3">
        <w:rPr>
          <w:sz w:val="24"/>
        </w:rPr>
        <w:t xml:space="preserve">. </w:t>
      </w:r>
      <w:del w:id="38" w:author="Sands, Scott A.,Ph.D." w:date="2019-08-05T10:43:00Z">
        <w:r w:rsidR="005F3F83" w:rsidDel="00E641CA">
          <w:rPr>
            <w:sz w:val="24"/>
          </w:rPr>
          <w:delText>Data colla</w:delText>
        </w:r>
        <w:r w:rsidRPr="00712269" w:rsidDel="00E641CA">
          <w:rPr>
            <w:sz w:val="24"/>
          </w:rPr>
          <w:delText>tion</w:delText>
        </w:r>
        <w:r w:rsidR="00180DE4" w:rsidRPr="00712269" w:rsidDel="00E641CA">
          <w:rPr>
            <w:sz w:val="24"/>
          </w:rPr>
          <w:delText xml:space="preserve"> and analysis</w:delText>
        </w:r>
        <w:r w:rsidR="002779E7" w:rsidRPr="00712269" w:rsidDel="00E641CA">
          <w:rPr>
            <w:sz w:val="24"/>
          </w:rPr>
          <w:delText xml:space="preserve">: </w:delText>
        </w:r>
        <w:r w:rsidR="00D22C8E" w:rsidDel="00E641CA">
          <w:rPr>
            <w:sz w:val="24"/>
          </w:rPr>
          <w:delText xml:space="preserve">AB, </w:delText>
        </w:r>
        <w:r w:rsidR="00AF49A5" w:rsidDel="00E641CA">
          <w:rPr>
            <w:sz w:val="24"/>
          </w:rPr>
          <w:delText xml:space="preserve">PC, </w:delText>
        </w:r>
        <w:r w:rsidR="008C3A85" w:rsidDel="00E641CA">
          <w:rPr>
            <w:sz w:val="24"/>
          </w:rPr>
          <w:delText xml:space="preserve">KS, </w:delText>
        </w:r>
        <w:r w:rsidR="00D22C8E" w:rsidDel="00E641CA">
          <w:rPr>
            <w:sz w:val="24"/>
          </w:rPr>
          <w:delText>MM, LH</w:delText>
        </w:r>
        <w:r w:rsidR="00DB430B" w:rsidDel="00E641CA">
          <w:rPr>
            <w:sz w:val="24"/>
          </w:rPr>
          <w:delText>, SS</w:delText>
        </w:r>
        <w:r w:rsidR="00180DE4" w:rsidRPr="00712269" w:rsidDel="00E641CA">
          <w:rPr>
            <w:sz w:val="24"/>
          </w:rPr>
          <w:delText>.</w:delText>
        </w:r>
      </w:del>
      <w:ins w:id="39" w:author="Sands, Scott A.,Ph.D." w:date="2019-08-05T10:43:00Z">
        <w:r w:rsidR="00E641CA">
          <w:rPr>
            <w:sz w:val="24"/>
          </w:rPr>
          <w:t xml:space="preserve">Sleep and </w:t>
        </w:r>
      </w:ins>
      <w:del w:id="40" w:author="Sands, Scott A.,Ph.D." w:date="2019-08-05T10:43:00Z">
        <w:r w:rsidRPr="00712269" w:rsidDel="00E641CA">
          <w:rPr>
            <w:sz w:val="24"/>
          </w:rPr>
          <w:delText xml:space="preserve"> </w:delText>
        </w:r>
      </w:del>
      <w:ins w:id="41" w:author="Ahmad Abdulraheem M. Bamagoos" w:date="2019-05-16T11:20:00Z">
        <w:del w:id="42" w:author="Peter Cistulli" w:date="2019-05-23T12:24:00Z">
          <w:r w:rsidR="00574685" w:rsidDel="003D58CD">
            <w:rPr>
              <w:sz w:val="24"/>
            </w:rPr>
            <w:delText>Data</w:delText>
          </w:r>
        </w:del>
      </w:ins>
      <w:ins w:id="43" w:author="Peter Cistulli" w:date="2019-05-23T12:24:00Z">
        <w:del w:id="44" w:author="Sands, Scott A.,Ph.D." w:date="2019-08-05T10:43:00Z">
          <w:r w:rsidR="003D58CD" w:rsidDel="00E641CA">
            <w:rPr>
              <w:sz w:val="24"/>
            </w:rPr>
            <w:delText>A</w:delText>
          </w:r>
        </w:del>
      </w:ins>
      <w:ins w:id="45" w:author="Sands, Scott A.,Ph.D." w:date="2019-08-05T10:43:00Z">
        <w:r w:rsidR="00E641CA">
          <w:rPr>
            <w:sz w:val="24"/>
          </w:rPr>
          <w:t>a</w:t>
        </w:r>
      </w:ins>
      <w:ins w:id="46" w:author="Peter Cistulli" w:date="2019-05-23T12:24:00Z">
        <w:r w:rsidR="003D58CD">
          <w:rPr>
            <w:sz w:val="24"/>
          </w:rPr>
          <w:t>rousal</w:t>
        </w:r>
      </w:ins>
      <w:ins w:id="47" w:author="Ahmad Abdulraheem M. Bamagoos" w:date="2019-05-16T11:20:00Z">
        <w:r w:rsidR="00574685">
          <w:rPr>
            <w:sz w:val="24"/>
          </w:rPr>
          <w:t xml:space="preserve"> scoring</w:t>
        </w:r>
        <w:del w:id="48" w:author="Sands, Scott A.,Ph.D." w:date="2019-08-05T10:43:00Z">
          <w:r w:rsidR="00574685" w:rsidDel="00E641CA">
            <w:rPr>
              <w:sz w:val="24"/>
            </w:rPr>
            <w:delText xml:space="preserve"> for the current study</w:delText>
          </w:r>
        </w:del>
        <w:r w:rsidR="00574685">
          <w:rPr>
            <w:sz w:val="24"/>
          </w:rPr>
          <w:t xml:space="preserve">: </w:t>
        </w:r>
      </w:ins>
      <w:ins w:id="49" w:author="Sands, Scott A.,Ph.D." w:date="2019-08-05T10:43:00Z">
        <w:r w:rsidR="00E641CA">
          <w:rPr>
            <w:sz w:val="24"/>
          </w:rPr>
          <w:t>XX</w:t>
        </w:r>
      </w:ins>
      <w:ins w:id="50" w:author="Ahmad Abdulraheem M. Bamagoos" w:date="2019-05-16T11:20:00Z">
        <w:del w:id="51" w:author="Sands, Scott A.,Ph.D." w:date="2019-08-05T10:43:00Z">
          <w:r w:rsidR="00574685" w:rsidDel="00E641CA">
            <w:rPr>
              <w:sz w:val="24"/>
            </w:rPr>
            <w:delText>AB, LH, MM</w:delText>
          </w:r>
        </w:del>
        <w:r w:rsidR="00574685">
          <w:rPr>
            <w:sz w:val="24"/>
          </w:rPr>
          <w:t xml:space="preserve">. </w:t>
        </w:r>
      </w:ins>
      <w:ins w:id="52" w:author="Sands, Scott A.,Ph.D." w:date="2019-08-05T10:44:00Z">
        <w:r w:rsidR="00E641CA">
          <w:rPr>
            <w:sz w:val="24"/>
          </w:rPr>
          <w:t>M</w:t>
        </w:r>
      </w:ins>
      <w:ins w:id="53" w:author="Sands, Scott A.,Ph.D." w:date="2019-08-05T10:43:00Z">
        <w:r w:rsidR="00E641CA">
          <w:rPr>
            <w:sz w:val="24"/>
          </w:rPr>
          <w:t>odel development</w:t>
        </w:r>
      </w:ins>
      <w:ins w:id="54" w:author="Sands, Scott A.,Ph.D." w:date="2019-08-05T10:44:00Z">
        <w:r w:rsidR="00E641CA">
          <w:rPr>
            <w:sz w:val="24"/>
          </w:rPr>
          <w:t xml:space="preserve"> and statistics: SS. </w:t>
        </w:r>
      </w:ins>
      <w:r w:rsidR="00D22C8E">
        <w:rPr>
          <w:sz w:val="24"/>
        </w:rPr>
        <w:t xml:space="preserve">All authors </w:t>
      </w:r>
      <w:r w:rsidR="00DB430B">
        <w:rPr>
          <w:sz w:val="24"/>
        </w:rPr>
        <w:t xml:space="preserve">interpreted results, </w:t>
      </w:r>
      <w:r w:rsidRPr="00712269">
        <w:rPr>
          <w:sz w:val="24"/>
        </w:rPr>
        <w:t>edited the manuscript f</w:t>
      </w:r>
      <w:r w:rsidR="00EF3108" w:rsidRPr="00712269">
        <w:rPr>
          <w:sz w:val="24"/>
        </w:rPr>
        <w:t>o</w:t>
      </w:r>
      <w:r w:rsidRPr="00712269">
        <w:rPr>
          <w:sz w:val="24"/>
        </w:rPr>
        <w:t>r important intellectual content, and approved the final draft.</w:t>
      </w:r>
    </w:p>
    <w:p w14:paraId="45AC740D" w14:textId="77777777" w:rsidR="00A71CAB" w:rsidRPr="00712269" w:rsidRDefault="00A71CAB" w:rsidP="003D0595">
      <w:pPr>
        <w:suppressLineNumbers/>
        <w:spacing w:line="480" w:lineRule="auto"/>
        <w:rPr>
          <w:sz w:val="24"/>
        </w:rPr>
      </w:pPr>
    </w:p>
    <w:p w14:paraId="2F4E6920" w14:textId="77777777" w:rsidR="00725A9E" w:rsidRPr="00712269" w:rsidRDefault="00725A9E" w:rsidP="003D0595">
      <w:pPr>
        <w:suppressLineNumbers/>
        <w:spacing w:line="480" w:lineRule="auto"/>
        <w:rPr>
          <w:sz w:val="24"/>
        </w:rPr>
      </w:pPr>
    </w:p>
    <w:p w14:paraId="6F86655A" w14:textId="77777777" w:rsidR="00ED7AE6" w:rsidRPr="00712269" w:rsidRDefault="00ED7AE6" w:rsidP="00892B68">
      <w:pPr>
        <w:pStyle w:val="Heading1"/>
      </w:pPr>
      <w:r w:rsidRPr="00712269">
        <w:br w:type="page"/>
      </w:r>
      <w:r w:rsidRPr="00712269">
        <w:lastRenderedPageBreak/>
        <w:t>Abstract</w:t>
      </w:r>
    </w:p>
    <w:p w14:paraId="3651C66C" w14:textId="262C3B0F" w:rsidR="00642938" w:rsidRDefault="002C5A7E" w:rsidP="008A30FF">
      <w:pPr>
        <w:pStyle w:val="Body"/>
        <w:rPr>
          <w:ins w:id="55" w:author="Sands, Scott A.,Ph.D." w:date="2019-08-05T10:54:00Z"/>
          <w:rStyle w:val="BodyChar"/>
          <w:lang w:val="en-US"/>
        </w:rPr>
      </w:pPr>
      <w:r w:rsidRPr="00A11D8E">
        <w:rPr>
          <w:b/>
        </w:rPr>
        <w:t>Study Objectives</w:t>
      </w:r>
      <w:r w:rsidRPr="003D0595">
        <w:rPr>
          <w:rStyle w:val="BodyChar"/>
          <w:b/>
        </w:rPr>
        <w:t xml:space="preserve">: </w:t>
      </w:r>
      <w:del w:id="56" w:author="Sands, Scott A.,Ph.D." w:date="2019-08-05T10:49:00Z">
        <w:r w:rsidR="0002788C" w:rsidDel="00642938">
          <w:rPr>
            <w:rStyle w:val="BodyChar"/>
            <w:lang w:val="en-US"/>
          </w:rPr>
          <w:delText>O</w:delText>
        </w:r>
        <w:r w:rsidR="00892B68" w:rsidRPr="00892B68" w:rsidDel="00642938">
          <w:delText>ral appliance</w:delText>
        </w:r>
        <w:r w:rsidR="00892B68" w:rsidDel="00642938">
          <w:delText xml:space="preserve">s </w:delText>
        </w:r>
        <w:r w:rsidR="002A2D22" w:rsidDel="00642938">
          <w:delText>therapy</w:delText>
        </w:r>
        <w:r w:rsidR="002A2D22" w:rsidRPr="00DB430B" w:rsidDel="00642938">
          <w:delText xml:space="preserve"> </w:delText>
        </w:r>
        <w:r w:rsidR="002A2D22" w:rsidDel="00642938">
          <w:delText xml:space="preserve">is </w:delText>
        </w:r>
        <w:r w:rsidR="00DB430B" w:rsidRPr="00DB430B" w:rsidDel="00642938">
          <w:delText xml:space="preserve">highly </w:delText>
        </w:r>
        <w:r w:rsidR="008C3A85" w:rsidDel="00642938">
          <w:delText>efficacious</w:delText>
        </w:r>
        <w:r w:rsidR="0002788C" w:rsidDel="00642938">
          <w:delText xml:space="preserve"> </w:delText>
        </w:r>
        <w:r w:rsidR="00DB430B" w:rsidRPr="00DB430B" w:rsidDel="00642938">
          <w:delText xml:space="preserve">in </w:delText>
        </w:r>
      </w:del>
      <w:ins w:id="57" w:author="Peter Cistulli" w:date="2019-05-23T14:33:00Z">
        <w:del w:id="58" w:author="Sands, Scott A.,Ph.D." w:date="2019-08-05T10:49:00Z">
          <w:r w:rsidR="006A5308" w:rsidDel="00642938">
            <w:delText xml:space="preserve">substantial subset of </w:delText>
          </w:r>
        </w:del>
      </w:ins>
      <w:ins w:id="59" w:author="Sands, Scott A.,Ph.D. [2]" w:date="2019-06-07T18:21:00Z">
        <w:del w:id="60" w:author="Sands, Scott A.,Ph.D." w:date="2019-08-05T10:49:00Z">
          <w:r w:rsidR="00AB1757" w:rsidDel="00642938">
            <w:delText xml:space="preserve">many </w:delText>
          </w:r>
        </w:del>
      </w:ins>
      <w:del w:id="61" w:author="Sands, Scott A.,Ph.D." w:date="2019-08-05T10:49:00Z">
        <w:r w:rsidR="00DB430B" w:rsidRPr="00DB430B" w:rsidDel="00642938">
          <w:delText xml:space="preserve">some patients </w:delText>
        </w:r>
        <w:r w:rsidR="0002788C" w:rsidDel="00642938">
          <w:rPr>
            <w:rStyle w:val="BodyChar"/>
            <w:lang w:val="en-US"/>
          </w:rPr>
          <w:delText>with</w:delText>
        </w:r>
        <w:r w:rsidR="0002788C" w:rsidRPr="00892B68" w:rsidDel="00642938">
          <w:rPr>
            <w:rStyle w:val="BodyChar"/>
            <w:lang w:val="en-US"/>
          </w:rPr>
          <w:delText xml:space="preserve"> obstructive sleep apnea</w:delText>
        </w:r>
        <w:r w:rsidR="0002788C" w:rsidDel="00642938">
          <w:rPr>
            <w:rStyle w:val="BodyChar"/>
            <w:lang w:val="en-US"/>
          </w:rPr>
          <w:delText xml:space="preserve"> (OSA) </w:delText>
        </w:r>
        <w:r w:rsidR="002A2D22" w:rsidDel="00642938">
          <w:delText>but are less efficacious in others</w:delText>
        </w:r>
      </w:del>
      <w:ins w:id="62" w:author="Peter Cistulli" w:date="2019-05-23T14:34:00Z">
        <w:del w:id="63" w:author="Sands, Scott A.,Ph.D." w:date="2019-08-05T10:49:00Z">
          <w:r w:rsidR="006A5308" w:rsidDel="00642938">
            <w:delText xml:space="preserve">prediction of treatment outcome </w:delText>
          </w:r>
        </w:del>
      </w:ins>
      <w:ins w:id="64" w:author="Sands, Scott A.,Ph.D. [2]" w:date="2019-06-07T18:21:00Z">
        <w:del w:id="65" w:author="Sands, Scott A.,Ph.D." w:date="2019-08-05T10:49:00Z">
          <w:r w:rsidR="00AB1757" w:rsidDel="00642938">
            <w:delText xml:space="preserve">is </w:delText>
          </w:r>
        </w:del>
      </w:ins>
      <w:ins w:id="66" w:author="Peter Cistulli" w:date="2019-05-23T14:34:00Z">
        <w:del w:id="67" w:author="Sands, Scott A.,Ph.D." w:date="2019-08-05T10:49:00Z">
          <w:r w:rsidR="006A5308" w:rsidDel="00642938">
            <w:delText>has proved challenging to date</w:delText>
          </w:r>
        </w:del>
      </w:ins>
      <w:del w:id="68" w:author="Sands, Scott A.,Ph.D." w:date="2019-08-05T10:49:00Z">
        <w:r w:rsidR="00DB430B" w:rsidRPr="00DB430B" w:rsidDel="00642938">
          <w:delText xml:space="preserve">. </w:delText>
        </w:r>
        <w:r w:rsidR="00767C39" w:rsidDel="00642938">
          <w:delText>Small, d</w:delText>
        </w:r>
        <w:r w:rsidR="00DB430B" w:rsidRPr="00DB430B" w:rsidDel="00642938">
          <w:delText>etailed physiological studies</w:delText>
        </w:r>
        <w:r w:rsidR="00AF49A5" w:rsidDel="00642938">
          <w:delText xml:space="preserve"> during sleep</w:delText>
        </w:r>
        <w:r w:rsidR="00DB430B" w:rsidRPr="00DB430B" w:rsidDel="00642938">
          <w:delText xml:space="preserve"> have </w:delText>
        </w:r>
      </w:del>
      <w:ins w:id="69" w:author="Peter Cistulli" w:date="2019-05-23T14:35:00Z">
        <w:del w:id="70" w:author="Sands, Scott A.,Ph.D." w:date="2019-08-05T10:49:00Z">
          <w:r w:rsidR="006A5308" w:rsidDel="00642938">
            <w:delText xml:space="preserve">recently </w:delText>
          </w:r>
        </w:del>
      </w:ins>
      <w:del w:id="71" w:author="Sands, Scott A.,Ph.D." w:date="2019-08-05T10:49:00Z">
        <w:r w:rsidR="00DB430B" w:rsidRPr="00DB430B" w:rsidDel="00642938">
          <w:delText xml:space="preserve">identified </w:delText>
        </w:r>
        <w:r w:rsidR="00DB430B" w:rsidDel="00642938">
          <w:delText xml:space="preserve">key OSA </w:delText>
        </w:r>
        <w:r w:rsidR="0021468D" w:rsidDel="00642938">
          <w:delText xml:space="preserve">endotypic traits </w:delText>
        </w:r>
        <w:r w:rsidR="00DB430B" w:rsidDel="00642938">
          <w:delText>(</w:delText>
        </w:r>
        <w:r w:rsidR="00DB430B" w:rsidRPr="00DB430B" w:rsidDel="00642938">
          <w:delText>pharyngeal collapsibility and loop gain</w:delText>
        </w:r>
        <w:r w:rsidR="00DB430B" w:rsidDel="00642938">
          <w:delText>)</w:delText>
        </w:r>
        <w:r w:rsidR="00DB430B" w:rsidRPr="00DB430B" w:rsidDel="00642938">
          <w:delText xml:space="preserve"> as </w:delText>
        </w:r>
        <w:r w:rsidR="00767C39" w:rsidDel="00642938">
          <w:delText xml:space="preserve">determinants </w:delText>
        </w:r>
        <w:r w:rsidR="00DB430B" w:rsidRPr="00DB430B" w:rsidDel="00642938">
          <w:delText xml:space="preserve">of </w:delText>
        </w:r>
        <w:r w:rsidR="00767C39" w:rsidDel="00642938">
          <w:delText xml:space="preserve">greater </w:delText>
        </w:r>
        <w:r w:rsidR="00892B68" w:rsidDel="00642938">
          <w:delText>oral appliance efficacy</w:delText>
        </w:r>
        <w:r w:rsidR="00DB430B" w:rsidRPr="00DB430B" w:rsidDel="00642938">
          <w:delText xml:space="preserve">. </w:delText>
        </w:r>
        <w:r w:rsidR="000E72C8" w:rsidDel="00642938">
          <w:delText>Here</w:delText>
        </w:r>
        <w:r w:rsidR="007D34D7" w:rsidDel="00642938">
          <w:delText>,</w:delText>
        </w:r>
        <w:r w:rsidR="000E72C8" w:rsidDel="00642938">
          <w:delText xml:space="preserve"> we use </w:delText>
        </w:r>
      </w:del>
      <w:ins w:id="72" w:author="Sands, Scott A.,Ph.D. [2]" w:date="2019-06-07T18:23:00Z">
        <w:del w:id="73" w:author="Sands, Scott A.,Ph.D." w:date="2019-08-05T10:49:00Z">
          <w:r w:rsidR="00AB1757" w:rsidDel="00642938">
            <w:delText xml:space="preserve">a </w:delText>
          </w:r>
        </w:del>
      </w:ins>
      <w:del w:id="74" w:author="Sands, Scott A.,Ph.D." w:date="2019-08-05T10:49:00Z">
        <w:r w:rsidR="000E72C8" w:rsidDel="00642938">
          <w:delText>recently-</w:delText>
        </w:r>
        <w:r w:rsidR="00767C39" w:rsidDel="00642938">
          <w:delText xml:space="preserve">validated, </w:delText>
        </w:r>
        <w:r w:rsidR="00892B68" w:rsidDel="00642938">
          <w:delText>clinically-applicable</w:delText>
        </w:r>
        <w:r w:rsidR="00DB430B" w:rsidRPr="00DB430B" w:rsidDel="00642938">
          <w:delText xml:space="preserve"> </w:delText>
        </w:r>
        <w:r w:rsidR="00700A20" w:rsidDel="00642938">
          <w:delText>method</w:delText>
        </w:r>
        <w:r w:rsidR="0021468D" w:rsidDel="00642938">
          <w:delText>s</w:delText>
        </w:r>
        <w:r w:rsidR="00700A20" w:rsidDel="00642938">
          <w:delText xml:space="preserve"> </w:delText>
        </w:r>
        <w:r w:rsidR="00DB430B" w:rsidRPr="00DB430B" w:rsidDel="00642938">
          <w:delText xml:space="preserve">to </w:delText>
        </w:r>
        <w:r w:rsidR="0021468D" w:rsidDel="00642938">
          <w:delText xml:space="preserve">estimate OSA traits </w:delText>
        </w:r>
        <w:r w:rsidR="00767C39" w:rsidDel="00642938">
          <w:delText xml:space="preserve">from routine polysomnography </w:delText>
        </w:r>
        <w:r w:rsidR="000E72C8" w:rsidDel="00642938">
          <w:delText xml:space="preserve">and </w:delText>
        </w:r>
        <w:r w:rsidR="00767C39" w:rsidDel="00642938">
          <w:delText xml:space="preserve">identify </w:delText>
        </w:r>
        <w:r w:rsidR="008A30FF" w:rsidDel="00642938">
          <w:delText>a</w:delText>
        </w:r>
        <w:r w:rsidR="007D34D7" w:rsidDel="00642938">
          <w:delText>n</w:delText>
        </w:r>
        <w:r w:rsidR="008A30FF" w:rsidDel="00642938">
          <w:delText xml:space="preserve"> </w:delText>
        </w:r>
        <w:r w:rsidR="007D34D7" w:rsidDel="00642938">
          <w:delText>endotype</w:delText>
        </w:r>
        <w:r w:rsidR="008A30FF" w:rsidDel="00642938">
          <w:delText xml:space="preserve">-based </w:delText>
        </w:r>
        <w:r w:rsidR="008A30FF" w:rsidDel="00642938">
          <w:rPr>
            <w:lang w:val="en-AU"/>
          </w:rPr>
          <w:delText xml:space="preserve">subgroup of patients expected to </w:delText>
        </w:r>
        <w:r w:rsidR="00115128" w:rsidDel="00642938">
          <w:rPr>
            <w:lang w:val="en-AU"/>
          </w:rPr>
          <w:delText xml:space="preserve">show </w:delText>
        </w:r>
        <w:r w:rsidR="002B4553" w:rsidDel="00642938">
          <w:rPr>
            <w:lang w:val="en-AU"/>
          </w:rPr>
          <w:delText>superior</w:delText>
        </w:r>
        <w:r w:rsidR="006072A2" w:rsidDel="00642938">
          <w:rPr>
            <w:lang w:val="en-AU"/>
          </w:rPr>
          <w:delText xml:space="preserve"> </w:delText>
        </w:r>
        <w:r w:rsidR="00115128" w:rsidDel="00642938">
          <w:rPr>
            <w:lang w:val="en-AU"/>
          </w:rPr>
          <w:delText>efficacy</w:delText>
        </w:r>
        <w:r w:rsidR="008A30FF" w:rsidDel="00642938">
          <w:rPr>
            <w:lang w:val="en-AU"/>
          </w:rPr>
          <w:delText>.</w:delText>
        </w:r>
      </w:del>
      <w:ins w:id="75" w:author="Sands, Scott A.,Ph.D." w:date="2019-08-05T10:49:00Z">
        <w:r w:rsidR="00642938">
          <w:rPr>
            <w:rStyle w:val="BodyChar"/>
            <w:lang w:val="en-US"/>
          </w:rPr>
          <w:t xml:space="preserve">Currently there is no </w:t>
        </w:r>
      </w:ins>
      <w:ins w:id="76" w:author="Sands, Scott A.,Ph.D." w:date="2019-08-05T10:50:00Z">
        <w:r w:rsidR="00642938">
          <w:rPr>
            <w:rStyle w:val="BodyChar"/>
            <w:lang w:val="en-US"/>
          </w:rPr>
          <w:t xml:space="preserve">simple, </w:t>
        </w:r>
      </w:ins>
      <w:ins w:id="77" w:author="Sands, Scott A.,Ph.D." w:date="2019-08-05T10:51:00Z">
        <w:r w:rsidR="00642938">
          <w:rPr>
            <w:rStyle w:val="BodyChar"/>
            <w:lang w:val="en-US"/>
          </w:rPr>
          <w:t xml:space="preserve">accurate, </w:t>
        </w:r>
      </w:ins>
      <w:ins w:id="78" w:author="Sands, Scott A.,Ph.D." w:date="2019-08-05T10:52:00Z">
        <w:r w:rsidR="00642938">
          <w:rPr>
            <w:rStyle w:val="BodyChar"/>
            <w:lang w:val="en-US"/>
          </w:rPr>
          <w:t xml:space="preserve">and </w:t>
        </w:r>
      </w:ins>
      <w:ins w:id="79" w:author="Sands, Scott A.,Ph.D." w:date="2019-08-05T10:51:00Z">
        <w:r w:rsidR="00642938">
          <w:rPr>
            <w:rStyle w:val="BodyChar"/>
            <w:lang w:val="en-US"/>
          </w:rPr>
          <w:t xml:space="preserve">publicly-available </w:t>
        </w:r>
      </w:ins>
      <w:ins w:id="80" w:author="Sands, Scott A.,Ph.D." w:date="2019-08-05T10:49:00Z">
        <w:r w:rsidR="00642938">
          <w:rPr>
            <w:rStyle w:val="BodyChar"/>
            <w:lang w:val="en-US"/>
          </w:rPr>
          <w:t xml:space="preserve">method </w:t>
        </w:r>
      </w:ins>
      <w:ins w:id="81" w:author="Sands, Scott A.,Ph.D." w:date="2019-08-05T10:51:00Z">
        <w:r w:rsidR="00642938">
          <w:rPr>
            <w:rStyle w:val="BodyChar"/>
            <w:lang w:val="en-US"/>
          </w:rPr>
          <w:t xml:space="preserve">to </w:t>
        </w:r>
      </w:ins>
      <w:ins w:id="82" w:author="Sands, Scott A.,Ph.D." w:date="2019-08-05T12:03:00Z">
        <w:r w:rsidR="00F87BB7">
          <w:rPr>
            <w:rStyle w:val="BodyChar"/>
            <w:lang w:val="en-US"/>
          </w:rPr>
          <w:t>quan</w:t>
        </w:r>
      </w:ins>
      <w:ins w:id="83" w:author="Sands, Scott A.,Ph.D." w:date="2019-08-05T12:04:00Z">
        <w:r w:rsidR="00F87BB7">
          <w:rPr>
            <w:rStyle w:val="BodyChar"/>
            <w:lang w:val="en-US"/>
          </w:rPr>
          <w:t xml:space="preserve">tify </w:t>
        </w:r>
      </w:ins>
      <w:ins w:id="84" w:author="Sands, Scott A.,Ph.D." w:date="2019-08-05T10:51:00Z">
        <w:r w:rsidR="00642938">
          <w:rPr>
            <w:rStyle w:val="BodyChar"/>
            <w:lang w:val="en-US"/>
          </w:rPr>
          <w:t xml:space="preserve">the </w:t>
        </w:r>
      </w:ins>
      <w:ins w:id="85" w:author="Sands, Scott A.,Ph.D." w:date="2019-08-05T10:52:00Z">
        <w:r w:rsidR="00642938">
          <w:rPr>
            <w:rStyle w:val="BodyChar"/>
            <w:lang w:val="en-US"/>
          </w:rPr>
          <w:t xml:space="preserve">intensity </w:t>
        </w:r>
      </w:ins>
      <w:ins w:id="86" w:author="Sands, Scott A.,Ph.D." w:date="2019-08-05T11:12:00Z">
        <w:r w:rsidR="0060763C">
          <w:rPr>
            <w:rStyle w:val="BodyChar"/>
            <w:lang w:val="en-US"/>
          </w:rPr>
          <w:t xml:space="preserve">of </w:t>
        </w:r>
      </w:ins>
      <w:ins w:id="87" w:author="Sands, Scott A.,Ph.D." w:date="2019-08-05T10:52:00Z">
        <w:r w:rsidR="00642938">
          <w:rPr>
            <w:rStyle w:val="BodyChar"/>
            <w:lang w:val="en-US"/>
          </w:rPr>
          <w:t>wake/sleep</w:t>
        </w:r>
      </w:ins>
      <w:ins w:id="88" w:author="Sands, Scott A.,Ph.D." w:date="2019-08-05T11:12:00Z">
        <w:r w:rsidR="0060763C">
          <w:rPr>
            <w:rStyle w:val="BodyChar"/>
            <w:lang w:val="en-US"/>
          </w:rPr>
          <w:t>/arousals</w:t>
        </w:r>
      </w:ins>
      <w:ins w:id="89" w:author="Sands, Scott A.,Ph.D." w:date="2019-08-05T10:52:00Z">
        <w:r w:rsidR="00642938">
          <w:rPr>
            <w:rStyle w:val="BodyChar"/>
            <w:lang w:val="en-US"/>
          </w:rPr>
          <w:t xml:space="preserve"> </w:t>
        </w:r>
      </w:ins>
      <w:ins w:id="90" w:author="Sands, Scott A.,Ph.D." w:date="2019-08-05T12:07:00Z">
        <w:r w:rsidR="00F87BB7">
          <w:rPr>
            <w:rStyle w:val="BodyChar"/>
            <w:lang w:val="en-US"/>
          </w:rPr>
          <w:t xml:space="preserve">using electroencephalography (EEG) </w:t>
        </w:r>
      </w:ins>
      <w:ins w:id="91" w:author="Sands, Scott A.,Ph.D." w:date="2019-08-05T10:52:00Z">
        <w:r w:rsidR="00642938">
          <w:rPr>
            <w:rStyle w:val="BodyChar"/>
            <w:lang w:val="en-US"/>
          </w:rPr>
          <w:t>on a continuous scale</w:t>
        </w:r>
      </w:ins>
      <w:ins w:id="92" w:author="Sands, Scott A.,Ph.D." w:date="2019-08-05T11:12:00Z">
        <w:r w:rsidR="0060763C">
          <w:rPr>
            <w:rStyle w:val="BodyChar"/>
            <w:lang w:val="en-US"/>
          </w:rPr>
          <w:t xml:space="preserve"> for </w:t>
        </w:r>
      </w:ins>
      <w:ins w:id="93" w:author="Sands, Scott A.,Ph.D." w:date="2019-08-05T12:08:00Z">
        <w:r w:rsidR="00F87BB7">
          <w:rPr>
            <w:rStyle w:val="BodyChar"/>
            <w:lang w:val="en-US"/>
          </w:rPr>
          <w:t xml:space="preserve">the </w:t>
        </w:r>
      </w:ins>
      <w:ins w:id="94" w:author="Sands, Scott A.,Ph.D." w:date="2019-08-05T11:31:00Z">
        <w:r w:rsidR="002A33C4">
          <w:rPr>
            <w:rStyle w:val="BodyChar"/>
            <w:lang w:val="en-US"/>
          </w:rPr>
          <w:t xml:space="preserve">translatable </w:t>
        </w:r>
      </w:ins>
      <w:ins w:id="95" w:author="Sands, Scott A.,Ph.D." w:date="2019-08-05T11:12:00Z">
        <w:r w:rsidR="0060763C">
          <w:rPr>
            <w:rStyle w:val="BodyChar"/>
            <w:lang w:val="en-US"/>
          </w:rPr>
          <w:t>pathophysiological phenotyping of sleep disordered breathing</w:t>
        </w:r>
      </w:ins>
      <w:ins w:id="96" w:author="Sands, Scott A.,Ph.D." w:date="2019-08-05T10:52:00Z">
        <w:r w:rsidR="00642938">
          <w:rPr>
            <w:rStyle w:val="BodyChar"/>
            <w:lang w:val="en-US"/>
          </w:rPr>
          <w:t>.</w:t>
        </w:r>
      </w:ins>
      <w:ins w:id="97" w:author="Sands, Scott A.,Ph.D." w:date="2019-08-05T10:53:00Z">
        <w:r w:rsidR="00642938">
          <w:rPr>
            <w:rStyle w:val="BodyChar"/>
            <w:lang w:val="en-US"/>
          </w:rPr>
          <w:t xml:space="preserve"> </w:t>
        </w:r>
      </w:ins>
    </w:p>
    <w:p w14:paraId="57CCDBC6" w14:textId="327AABC4" w:rsidR="00AB66FD" w:rsidRPr="002A33C4" w:rsidRDefault="00642938" w:rsidP="00AB66FD">
      <w:pPr>
        <w:pStyle w:val="Body"/>
        <w:rPr>
          <w:ins w:id="98" w:author="Sands, Scott A.,Ph.D." w:date="2019-08-05T11:26:00Z"/>
          <w:rStyle w:val="BodyChar"/>
          <w:i/>
          <w:lang w:val="en-US"/>
          <w:rPrChange w:id="99" w:author="Sands, Scott A.,Ph.D." w:date="2019-08-05T11:36:00Z">
            <w:rPr>
              <w:ins w:id="100" w:author="Sands, Scott A.,Ph.D." w:date="2019-08-05T11:26:00Z"/>
              <w:rStyle w:val="BodyChar"/>
              <w:lang w:val="en-US"/>
            </w:rPr>
          </w:rPrChange>
        </w:rPr>
      </w:pPr>
      <w:ins w:id="101" w:author="Sands, Scott A.,Ph.D." w:date="2019-08-05T10:54:00Z">
        <w:r w:rsidRPr="00642938">
          <w:rPr>
            <w:rStyle w:val="BodyChar"/>
            <w:b/>
            <w:lang w:val="en-US"/>
            <w:rPrChange w:id="102" w:author="Sands, Scott A.,Ph.D." w:date="2019-08-05T10:54:00Z">
              <w:rPr>
                <w:rStyle w:val="BodyChar"/>
                <w:lang w:val="en-US"/>
              </w:rPr>
            </w:rPrChange>
          </w:rPr>
          <w:t xml:space="preserve">Methods: </w:t>
        </w:r>
      </w:ins>
      <w:ins w:id="103" w:author="Sands, Scott A.,Ph.D." w:date="2020-03-11T09:43:00Z">
        <w:r w:rsidR="000D7710">
          <w:rPr>
            <w:rStyle w:val="BodyChar"/>
            <w:lang w:val="en-US"/>
          </w:rPr>
          <w:t xml:space="preserve"> ,</w:t>
        </w:r>
      </w:ins>
      <w:ins w:id="104" w:author="Sands, Scott A.,Ph.D." w:date="2019-08-05T10:53:00Z">
        <w:r>
          <w:rPr>
            <w:rStyle w:val="BodyChar"/>
            <w:lang w:val="en-US"/>
          </w:rPr>
          <w:t xml:space="preserve"> model wake versus sleep</w:t>
        </w:r>
      </w:ins>
      <w:ins w:id="105" w:author="Sands, Scott A.,Ph.D." w:date="2019-08-05T10:54:00Z">
        <w:r>
          <w:rPr>
            <w:rStyle w:val="BodyChar"/>
            <w:lang w:val="en-US"/>
          </w:rPr>
          <w:t xml:space="preserve"> as a </w:t>
        </w:r>
      </w:ins>
      <w:ins w:id="106" w:author="Sands, Scott A.,Ph.D." w:date="2019-08-05T11:38:00Z">
        <w:r w:rsidR="002A33C4">
          <w:rPr>
            <w:rStyle w:val="BodyChar"/>
            <w:lang w:val="en-US"/>
          </w:rPr>
          <w:t xml:space="preserve">simple </w:t>
        </w:r>
      </w:ins>
      <w:ins w:id="107" w:author="Sands, Scott A.,Ph.D." w:date="2019-08-05T10:54:00Z">
        <w:r>
          <w:rPr>
            <w:rStyle w:val="BodyChar"/>
            <w:lang w:val="en-US"/>
          </w:rPr>
          <w:t>continuous function of</w:t>
        </w:r>
        <w:r w:rsidRPr="00642938">
          <w:t xml:space="preserve"> </w:t>
        </w:r>
        <w:r w:rsidRPr="00642938">
          <w:rPr>
            <w:rStyle w:val="BodyChar"/>
            <w:lang w:val="en-US"/>
          </w:rPr>
          <w:t xml:space="preserve">EEG </w:t>
        </w:r>
        <w:r>
          <w:rPr>
            <w:rStyle w:val="BodyChar"/>
            <w:lang w:val="en-US"/>
          </w:rPr>
          <w:t>power</w:t>
        </w:r>
      </w:ins>
      <w:ins w:id="108" w:author="Sands, Scott A.,Ph.D." w:date="2019-08-05T10:58:00Z">
        <w:r>
          <w:rPr>
            <w:rStyle w:val="BodyChar"/>
            <w:lang w:val="en-US"/>
          </w:rPr>
          <w:t xml:space="preserve"> (log-scale</w:t>
        </w:r>
      </w:ins>
      <w:ins w:id="109" w:author="Sands, Scott A.,Ph.D." w:date="2019-08-05T11:00:00Z">
        <w:r w:rsidR="00FB28F5">
          <w:rPr>
            <w:rStyle w:val="BodyChar"/>
            <w:lang w:val="en-US"/>
          </w:rPr>
          <w:t>d</w:t>
        </w:r>
      </w:ins>
      <w:ins w:id="110" w:author="Sands, Scott A.,Ph.D." w:date="2019-08-05T10:58:00Z">
        <w:r>
          <w:rPr>
            <w:rStyle w:val="BodyChar"/>
            <w:lang w:val="en-US"/>
          </w:rPr>
          <w:t>, 6-s median</w:t>
        </w:r>
      </w:ins>
      <w:bookmarkStart w:id="111" w:name="_GoBack"/>
      <w:ins w:id="112" w:author="Sands, Scott A.,Ph.D." w:date="2019-08-05T11:00:00Z">
        <w:r w:rsidR="00FB28F5">
          <w:rPr>
            <w:rStyle w:val="BodyChar"/>
            <w:lang w:val="en-US"/>
          </w:rPr>
          <w:t>-</w:t>
        </w:r>
      </w:ins>
      <w:bookmarkEnd w:id="111"/>
      <w:ins w:id="113" w:author="Sands, Scott A.,Ph.D." w:date="2019-08-05T10:58:00Z">
        <w:r>
          <w:rPr>
            <w:rStyle w:val="BodyChar"/>
            <w:lang w:val="en-US"/>
          </w:rPr>
          <w:t>filtered)</w:t>
        </w:r>
      </w:ins>
      <w:ins w:id="114" w:author="Sands, Scott A.,Ph.D." w:date="2019-08-05T10:54:00Z">
        <w:r>
          <w:rPr>
            <w:rStyle w:val="BodyChar"/>
            <w:lang w:val="en-US"/>
          </w:rPr>
          <w:t xml:space="preserve"> in beta, alpha, theta, and delta frequency bands</w:t>
        </w:r>
      </w:ins>
      <w:ins w:id="115" w:author="Sands, Scott A.,Ph.D." w:date="2019-08-05T10:57:00Z">
        <w:r>
          <w:rPr>
            <w:rStyle w:val="BodyChar"/>
            <w:lang w:val="en-US"/>
          </w:rPr>
          <w:t xml:space="preserve"> using logistic regression</w:t>
        </w:r>
      </w:ins>
      <w:ins w:id="116" w:author="Sands, Scott A.,Ph.D." w:date="2019-08-05T10:54:00Z">
        <w:r>
          <w:rPr>
            <w:rStyle w:val="BodyChar"/>
            <w:lang w:val="en-US"/>
          </w:rPr>
          <w:t xml:space="preserve">. </w:t>
        </w:r>
      </w:ins>
      <w:ins w:id="117" w:author="Sands, Scott A.,Ph.D." w:date="2019-08-05T11:05:00Z">
        <w:r w:rsidR="00FB28F5">
          <w:rPr>
            <w:rStyle w:val="BodyChar"/>
            <w:lang w:val="en-US"/>
          </w:rPr>
          <w:t>Powers were normalized per recording to obviate errors due to larger</w:t>
        </w:r>
      </w:ins>
      <w:ins w:id="118" w:author="Sands, Scott A.,Ph.D." w:date="2019-08-05T11:38:00Z">
        <w:r w:rsidR="002A33C4">
          <w:rPr>
            <w:rStyle w:val="BodyChar"/>
            <w:lang w:val="en-US"/>
          </w:rPr>
          <w:t>/</w:t>
        </w:r>
      </w:ins>
      <w:ins w:id="119" w:author="Sands, Scott A.,Ph.D." w:date="2019-08-05T11:05:00Z">
        <w:r w:rsidR="00FB28F5">
          <w:rPr>
            <w:rStyle w:val="BodyChar"/>
            <w:lang w:val="en-US"/>
          </w:rPr>
          <w:t xml:space="preserve">smaller </w:t>
        </w:r>
      </w:ins>
      <w:ins w:id="120" w:author="Sands, Scott A.,Ph.D." w:date="2019-08-05T11:03:00Z">
        <w:r w:rsidR="00FB28F5" w:rsidRPr="00FB28F5">
          <w:rPr>
            <w:rStyle w:val="BodyChar"/>
            <w:i/>
            <w:lang w:val="en-US"/>
            <w:rPrChange w:id="121" w:author="Sands, Scott A.,Ph.D." w:date="2019-08-05T11:07:00Z">
              <w:rPr>
                <w:rStyle w:val="BodyChar"/>
                <w:lang w:val="en-US"/>
              </w:rPr>
            </w:rPrChange>
          </w:rPr>
          <w:t>g</w:t>
        </w:r>
      </w:ins>
      <w:ins w:id="122" w:author="Sands, Scott A.,Ph.D." w:date="2019-08-05T11:02:00Z">
        <w:r w:rsidR="00FB28F5" w:rsidRPr="00FB28F5">
          <w:rPr>
            <w:rStyle w:val="BodyChar"/>
            <w:i/>
            <w:lang w:val="en-US"/>
            <w:rPrChange w:id="123" w:author="Sands, Scott A.,Ph.D." w:date="2019-08-05T11:07:00Z">
              <w:rPr>
                <w:rStyle w:val="BodyChar"/>
                <w:lang w:val="en-US"/>
              </w:rPr>
            </w:rPrChange>
          </w:rPr>
          <w:t>lobal</w:t>
        </w:r>
      </w:ins>
      <w:ins w:id="124" w:author="Sands, Scott A.,Ph.D." w:date="2019-08-05T11:01:00Z">
        <w:r w:rsidR="00FB28F5" w:rsidRPr="00FB28F5">
          <w:rPr>
            <w:rStyle w:val="BodyChar"/>
            <w:i/>
            <w:lang w:val="en-US"/>
            <w:rPrChange w:id="125" w:author="Sands, Scott A.,Ph.D." w:date="2019-08-05T11:07:00Z">
              <w:rPr>
                <w:rStyle w:val="BodyChar"/>
                <w:lang w:val="en-US"/>
              </w:rPr>
            </w:rPrChange>
          </w:rPr>
          <w:t xml:space="preserve"> </w:t>
        </w:r>
      </w:ins>
      <w:ins w:id="126" w:author="Sands, Scott A.,Ph.D." w:date="2019-08-05T11:02:00Z">
        <w:r w:rsidR="00FB28F5" w:rsidRPr="00FB28F5">
          <w:rPr>
            <w:rStyle w:val="BodyChar"/>
            <w:i/>
            <w:lang w:val="en-US"/>
            <w:rPrChange w:id="127" w:author="Sands, Scott A.,Ph.D." w:date="2019-08-05T11:07:00Z">
              <w:rPr>
                <w:rStyle w:val="BodyChar"/>
                <w:lang w:val="en-US"/>
              </w:rPr>
            </w:rPrChange>
          </w:rPr>
          <w:t xml:space="preserve">EEG </w:t>
        </w:r>
      </w:ins>
      <w:ins w:id="128" w:author="Sands, Scott A.,Ph.D." w:date="2019-08-05T11:01:00Z">
        <w:r w:rsidR="00FB28F5" w:rsidRPr="00FB28F5">
          <w:rPr>
            <w:rStyle w:val="BodyChar"/>
            <w:i/>
            <w:lang w:val="en-US"/>
            <w:rPrChange w:id="129" w:author="Sands, Scott A.,Ph.D." w:date="2019-08-05T11:07:00Z">
              <w:rPr>
                <w:rStyle w:val="BodyChar"/>
                <w:lang w:val="en-US"/>
              </w:rPr>
            </w:rPrChange>
          </w:rPr>
          <w:t>magnitude</w:t>
        </w:r>
      </w:ins>
      <w:ins w:id="130" w:author="Sands, Scott A.,Ph.D." w:date="2019-08-05T11:05:00Z">
        <w:r w:rsidR="00FB28F5">
          <w:rPr>
            <w:rStyle w:val="BodyChar"/>
            <w:lang w:val="en-US"/>
          </w:rPr>
          <w:t xml:space="preserve">, </w:t>
        </w:r>
      </w:ins>
      <w:ins w:id="131" w:author="Sands, Scott A.,Ph.D." w:date="2019-08-05T12:11:00Z">
        <w:r w:rsidR="004A0F8E">
          <w:rPr>
            <w:rStyle w:val="BodyChar"/>
            <w:lang w:val="en-US"/>
          </w:rPr>
          <w:t>modelled</w:t>
        </w:r>
      </w:ins>
      <w:ins w:id="132" w:author="Sands, Scott A.,Ph.D." w:date="2019-08-05T12:10:00Z">
        <w:r w:rsidR="00F87BB7">
          <w:rPr>
            <w:rStyle w:val="BodyChar"/>
            <w:lang w:val="en-US"/>
          </w:rPr>
          <w:t xml:space="preserve"> </w:t>
        </w:r>
      </w:ins>
      <w:ins w:id="133" w:author="Sands, Scott A.,Ph.D." w:date="2019-08-05T11:06:00Z">
        <w:r w:rsidR="00FB28F5">
          <w:rPr>
            <w:rStyle w:val="BodyChar"/>
            <w:lang w:val="en-US"/>
          </w:rPr>
          <w:t xml:space="preserve">using </w:t>
        </w:r>
      </w:ins>
      <w:ins w:id="134" w:author="Sands, Scott A.,Ph.D." w:date="2019-08-05T12:12:00Z">
        <w:r w:rsidR="004A0F8E">
          <w:rPr>
            <w:rStyle w:val="BodyChar"/>
            <w:lang w:val="en-US"/>
          </w:rPr>
          <w:t xml:space="preserve">overnight </w:t>
        </w:r>
      </w:ins>
      <w:ins w:id="135" w:author="Sands, Scott A.,Ph.D." w:date="2019-08-05T11:02:00Z">
        <w:r w:rsidR="00FB28F5">
          <w:rPr>
            <w:rStyle w:val="BodyChar"/>
            <w:lang w:val="en-US"/>
          </w:rPr>
          <w:t>centiles</w:t>
        </w:r>
      </w:ins>
      <w:ins w:id="136" w:author="Sands, Scott A.,Ph.D." w:date="2019-08-05T11:07:00Z">
        <w:r w:rsidR="00FB28F5">
          <w:rPr>
            <w:rStyle w:val="BodyChar"/>
            <w:lang w:val="en-US"/>
          </w:rPr>
          <w:t xml:space="preserve"> </w:t>
        </w:r>
      </w:ins>
      <w:ins w:id="137" w:author="Sands, Scott A.,Ph.D." w:date="2019-08-05T12:11:00Z">
        <w:r w:rsidR="004A0F8E">
          <w:rPr>
            <w:rStyle w:val="BodyChar"/>
            <w:lang w:val="en-US"/>
          </w:rPr>
          <w:t>(5</w:t>
        </w:r>
        <w:r w:rsidR="004A0F8E" w:rsidRPr="00553952">
          <w:rPr>
            <w:rStyle w:val="BodyChar"/>
            <w:vertAlign w:val="superscript"/>
            <w:lang w:val="en-US"/>
          </w:rPr>
          <w:t>th</w:t>
        </w:r>
        <w:r w:rsidR="004A0F8E">
          <w:rPr>
            <w:rStyle w:val="BodyChar"/>
            <w:lang w:val="en-US"/>
          </w:rPr>
          <w:t>, 2</w:t>
        </w:r>
      </w:ins>
      <w:ins w:id="138" w:author="Sands, Scott A.,Ph.D." w:date="2020-03-11T09:54:00Z">
        <w:r w:rsidR="00FB5EA5">
          <w:rPr>
            <w:rStyle w:val="BodyChar"/>
            <w:lang w:val="en-US"/>
          </w:rPr>
          <w:t>5</w:t>
        </w:r>
      </w:ins>
      <w:ins w:id="139" w:author="Sands, Scott A.,Ph.D." w:date="2019-08-05T12:11:00Z">
        <w:r w:rsidR="004A0F8E" w:rsidRPr="00553952">
          <w:rPr>
            <w:rStyle w:val="BodyChar"/>
            <w:vertAlign w:val="superscript"/>
            <w:lang w:val="en-US"/>
          </w:rPr>
          <w:t>th</w:t>
        </w:r>
        <w:r w:rsidR="004A0F8E">
          <w:rPr>
            <w:rStyle w:val="BodyChar"/>
            <w:lang w:val="en-US"/>
          </w:rPr>
          <w:t>, 50</w:t>
        </w:r>
        <w:r w:rsidR="004A0F8E" w:rsidRPr="00553952">
          <w:rPr>
            <w:rStyle w:val="BodyChar"/>
            <w:vertAlign w:val="superscript"/>
            <w:lang w:val="en-US"/>
          </w:rPr>
          <w:t>th</w:t>
        </w:r>
        <w:r w:rsidR="004A0F8E">
          <w:rPr>
            <w:rStyle w:val="BodyChar"/>
            <w:lang w:val="en-US"/>
          </w:rPr>
          <w:t>, 75</w:t>
        </w:r>
        <w:r w:rsidR="004A0F8E" w:rsidRPr="00553952">
          <w:rPr>
            <w:rStyle w:val="BodyChar"/>
            <w:vertAlign w:val="superscript"/>
            <w:lang w:val="en-US"/>
          </w:rPr>
          <w:t>th</w:t>
        </w:r>
        <w:r w:rsidR="004A0F8E">
          <w:rPr>
            <w:rStyle w:val="BodyChar"/>
            <w:lang w:val="en-US"/>
          </w:rPr>
          <w:t>, 95</w:t>
        </w:r>
        <w:r w:rsidR="004A0F8E" w:rsidRPr="00553952">
          <w:rPr>
            <w:rStyle w:val="BodyChar"/>
            <w:vertAlign w:val="superscript"/>
            <w:lang w:val="en-US"/>
          </w:rPr>
          <w:t>th</w:t>
        </w:r>
        <w:r w:rsidR="004A0F8E">
          <w:rPr>
            <w:rStyle w:val="BodyChar"/>
            <w:lang w:val="en-US"/>
          </w:rPr>
          <w:t xml:space="preserve">) </w:t>
        </w:r>
      </w:ins>
      <w:ins w:id="140" w:author="Sands, Scott A.,Ph.D." w:date="2019-08-05T11:07:00Z">
        <w:r w:rsidR="00FB28F5">
          <w:rPr>
            <w:rStyle w:val="BodyChar"/>
            <w:lang w:val="en-US"/>
          </w:rPr>
          <w:t>of the four powers</w:t>
        </w:r>
      </w:ins>
      <w:ins w:id="141" w:author="Sands, Scott A.,Ph.D." w:date="2019-08-05T11:04:00Z">
        <w:r w:rsidR="00FB28F5">
          <w:rPr>
            <w:rStyle w:val="BodyChar"/>
            <w:lang w:val="en-US"/>
          </w:rPr>
          <w:t>.</w:t>
        </w:r>
      </w:ins>
      <w:ins w:id="142" w:author="Sands, Scott A.,Ph.D." w:date="2019-08-05T11:02:00Z">
        <w:r w:rsidR="00FB28F5">
          <w:rPr>
            <w:rStyle w:val="BodyChar"/>
            <w:lang w:val="en-US"/>
          </w:rPr>
          <w:t xml:space="preserve"> </w:t>
        </w:r>
      </w:ins>
      <w:ins w:id="143" w:author="Sands, Scott A.,Ph.D." w:date="2019-08-05T11:08:00Z">
        <w:r w:rsidR="00FB28F5">
          <w:rPr>
            <w:rStyle w:val="BodyChar"/>
            <w:lang w:val="en-US"/>
          </w:rPr>
          <w:t xml:space="preserve">Specialized </w:t>
        </w:r>
      </w:ins>
      <w:ins w:id="144" w:author="Sands, Scott A.,Ph.D." w:date="2019-08-05T11:09:00Z">
        <w:r w:rsidR="0060763C">
          <w:rPr>
            <w:rStyle w:val="BodyChar"/>
            <w:lang w:val="en-US"/>
          </w:rPr>
          <w:t>manual</w:t>
        </w:r>
      </w:ins>
      <w:ins w:id="145" w:author="Sands, Scott A.,Ph.D." w:date="2019-08-05T11:08:00Z">
        <w:r w:rsidR="00FB28F5">
          <w:rPr>
            <w:rStyle w:val="BodyChar"/>
            <w:lang w:val="en-US"/>
          </w:rPr>
          <w:t xml:space="preserve"> scoring identif</w:t>
        </w:r>
      </w:ins>
      <w:ins w:id="146" w:author="Sands, Scott A.,Ph.D." w:date="2019-08-05T11:13:00Z">
        <w:r w:rsidR="0060763C">
          <w:rPr>
            <w:rStyle w:val="BodyChar"/>
            <w:lang w:val="en-US"/>
          </w:rPr>
          <w:t>ied</w:t>
        </w:r>
      </w:ins>
      <w:ins w:id="147" w:author="Sands, Scott A.,Ph.D." w:date="2019-08-05T11:08:00Z">
        <w:r w:rsidR="00FB28F5">
          <w:rPr>
            <w:rStyle w:val="BodyChar"/>
            <w:lang w:val="en-US"/>
          </w:rPr>
          <w:t xml:space="preserve"> </w:t>
        </w:r>
      </w:ins>
      <w:ins w:id="148" w:author="Sands, Scott A.,Ph.D." w:date="2019-08-05T11:24:00Z">
        <w:r w:rsidR="00AB66FD">
          <w:rPr>
            <w:rStyle w:val="BodyChar"/>
            <w:lang w:val="en-US"/>
          </w:rPr>
          <w:t xml:space="preserve">periods of sleep onset </w:t>
        </w:r>
      </w:ins>
      <w:ins w:id="149" w:author="Sands, Scott A.,Ph.D." w:date="2019-08-05T11:33:00Z">
        <w:r w:rsidR="002A33C4">
          <w:rPr>
            <w:rStyle w:val="BodyChar"/>
            <w:lang w:val="en-US"/>
          </w:rPr>
          <w:t xml:space="preserve">and arousals </w:t>
        </w:r>
      </w:ins>
      <w:ins w:id="150" w:author="Sands, Scott A.,Ph.D." w:date="2019-08-05T11:24:00Z">
        <w:r w:rsidR="00AB66FD">
          <w:rPr>
            <w:rStyle w:val="BodyChar"/>
            <w:lang w:val="en-US"/>
          </w:rPr>
          <w:t>in wake and sleep</w:t>
        </w:r>
      </w:ins>
      <w:ins w:id="151" w:author="Sands, Scott A.,Ph.D." w:date="2019-08-05T12:17:00Z">
        <w:r w:rsidR="004A0F8E">
          <w:rPr>
            <w:rStyle w:val="BodyChar"/>
            <w:lang w:val="en-US"/>
          </w:rPr>
          <w:t xml:space="preserve"> with careful focus on start and end times</w:t>
        </w:r>
      </w:ins>
      <w:ins w:id="152" w:author="Sands, Scott A.,Ph.D." w:date="2019-08-05T11:24:00Z">
        <w:r w:rsidR="00AB66FD">
          <w:rPr>
            <w:rStyle w:val="BodyChar"/>
            <w:lang w:val="en-US"/>
          </w:rPr>
          <w:t xml:space="preserve">. </w:t>
        </w:r>
      </w:ins>
      <w:ins w:id="153" w:author="Sands, Scott A.,Ph.D." w:date="2019-08-05T11:14:00Z">
        <w:r w:rsidR="0060763C">
          <w:rPr>
            <w:rStyle w:val="BodyChar"/>
            <w:lang w:val="en-US"/>
          </w:rPr>
          <w:t xml:space="preserve">Sleep studies from </w:t>
        </w:r>
      </w:ins>
      <w:ins w:id="154" w:author="Sands, Scott A.,Ph.D." w:date="2019-08-05T11:25:00Z">
        <w:r w:rsidR="00AB66FD">
          <w:rPr>
            <w:rStyle w:val="BodyChar"/>
            <w:lang w:val="en-US"/>
          </w:rPr>
          <w:t>XXX</w:t>
        </w:r>
      </w:ins>
      <w:ins w:id="155" w:author="Sands, Scott A.,Ph.D." w:date="2019-08-05T11:11:00Z">
        <w:r w:rsidR="0060763C">
          <w:rPr>
            <w:rStyle w:val="BodyChar"/>
            <w:lang w:val="en-US"/>
          </w:rPr>
          <w:t xml:space="preserve"> participants</w:t>
        </w:r>
      </w:ins>
      <w:ins w:id="156" w:author="Sands, Scott A.,Ph.D." w:date="2019-08-05T11:13:00Z">
        <w:r w:rsidR="0060763C">
          <w:rPr>
            <w:rStyle w:val="BodyChar"/>
            <w:lang w:val="en-US"/>
          </w:rPr>
          <w:t xml:space="preserve"> </w:t>
        </w:r>
      </w:ins>
      <w:ins w:id="157" w:author="Sands, Scott A.,Ph.D." w:date="2019-08-05T11:14:00Z">
        <w:r w:rsidR="0060763C">
          <w:rPr>
            <w:rStyle w:val="BodyChar"/>
            <w:lang w:val="en-US"/>
          </w:rPr>
          <w:t>were examined</w:t>
        </w:r>
      </w:ins>
      <w:ins w:id="158" w:author="Sands, Scott A.,Ph.D." w:date="2019-08-05T11:25:00Z">
        <w:r w:rsidR="00AB66FD">
          <w:rPr>
            <w:rStyle w:val="BodyChar"/>
            <w:lang w:val="en-US"/>
          </w:rPr>
          <w:t xml:space="preserve"> retrospectively; odd </w:t>
        </w:r>
      </w:ins>
      <w:ins w:id="159" w:author="Sands, Scott A.,Ph.D." w:date="2019-08-05T11:44:00Z">
        <w:r w:rsidR="00577A4F">
          <w:rPr>
            <w:rStyle w:val="BodyChar"/>
            <w:lang w:val="en-US"/>
          </w:rPr>
          <w:t xml:space="preserve">and even </w:t>
        </w:r>
      </w:ins>
      <w:ins w:id="160" w:author="Sands, Scott A.,Ph.D." w:date="2019-08-05T11:25:00Z">
        <w:r w:rsidR="00AB66FD">
          <w:rPr>
            <w:rStyle w:val="BodyChar"/>
            <w:lang w:val="en-US"/>
          </w:rPr>
          <w:t xml:space="preserve">numbers were used </w:t>
        </w:r>
      </w:ins>
      <w:ins w:id="161" w:author="Sands, Scott A.,Ph.D." w:date="2019-08-05T11:32:00Z">
        <w:r w:rsidR="002A33C4">
          <w:rPr>
            <w:rStyle w:val="BodyChar"/>
            <w:lang w:val="en-US"/>
          </w:rPr>
          <w:t>for</w:t>
        </w:r>
      </w:ins>
      <w:ins w:id="162" w:author="Sands, Scott A.,Ph.D." w:date="2019-08-05T11:25:00Z">
        <w:r w:rsidR="00AB66FD">
          <w:rPr>
            <w:rStyle w:val="BodyChar"/>
            <w:lang w:val="en-US"/>
          </w:rPr>
          <w:t xml:space="preserve"> </w:t>
        </w:r>
      </w:ins>
      <w:ins w:id="163" w:author="Sands, Scott A.,Ph.D." w:date="2019-08-05T11:44:00Z">
        <w:r w:rsidR="00577A4F">
          <w:rPr>
            <w:rStyle w:val="BodyChar"/>
            <w:lang w:val="en-US"/>
          </w:rPr>
          <w:t>development</w:t>
        </w:r>
      </w:ins>
      <w:ins w:id="164" w:author="Sands, Scott A.,Ph.D." w:date="2019-08-05T11:25:00Z">
        <w:r w:rsidR="00AB66FD">
          <w:rPr>
            <w:rStyle w:val="BodyChar"/>
            <w:lang w:val="en-US"/>
          </w:rPr>
          <w:t xml:space="preserve"> and validation</w:t>
        </w:r>
      </w:ins>
      <w:ins w:id="165" w:author="Sands, Scott A.,Ph.D." w:date="2019-08-05T11:44:00Z">
        <w:r w:rsidR="00577A4F">
          <w:rPr>
            <w:rStyle w:val="BodyChar"/>
            <w:lang w:val="en-US"/>
          </w:rPr>
          <w:t xml:space="preserve"> respectively</w:t>
        </w:r>
      </w:ins>
      <w:ins w:id="166" w:author="Sands, Scott A.,Ph.D." w:date="2019-08-05T12:12:00Z">
        <w:r w:rsidR="004A0F8E">
          <w:rPr>
            <w:rStyle w:val="BodyChar"/>
            <w:lang w:val="en-US"/>
          </w:rPr>
          <w:t xml:space="preserve">. </w:t>
        </w:r>
      </w:ins>
      <w:ins w:id="167" w:author="Sands, Scott A.,Ph.D." w:date="2019-08-05T12:22:00Z">
        <w:r w:rsidR="002B70F1">
          <w:rPr>
            <w:rStyle w:val="BodyChar"/>
            <w:lang w:val="en-US"/>
          </w:rPr>
          <w:t>Overall, X</w:t>
        </w:r>
      </w:ins>
      <w:ins w:id="168" w:author="Sands, Scott A.,Ph.D." w:date="2019-08-05T12:05:00Z">
        <w:r w:rsidR="00F87BB7">
          <w:rPr>
            <w:rStyle w:val="BodyChar"/>
            <w:lang w:val="en-US"/>
          </w:rPr>
          <w:t xml:space="preserve"> million </w:t>
        </w:r>
      </w:ins>
      <w:ins w:id="169" w:author="Sands, Scott A.,Ph.D." w:date="2019-08-05T11:45:00Z">
        <w:r w:rsidR="00577A4F">
          <w:rPr>
            <w:rStyle w:val="BodyChar"/>
            <w:lang w:val="en-US"/>
          </w:rPr>
          <w:t xml:space="preserve">samples </w:t>
        </w:r>
      </w:ins>
      <w:ins w:id="170" w:author="Sands, Scott A.,Ph.D." w:date="2019-08-05T12:06:00Z">
        <w:r w:rsidR="00F87BB7">
          <w:rPr>
            <w:rStyle w:val="BodyChar"/>
            <w:lang w:val="en-US"/>
          </w:rPr>
          <w:t>(every 3 s) overall</w:t>
        </w:r>
      </w:ins>
      <w:ins w:id="171" w:author="Sands, Scott A.,Ph.D." w:date="2019-08-05T12:13:00Z">
        <w:r w:rsidR="004A0F8E">
          <w:rPr>
            <w:rStyle w:val="BodyChar"/>
            <w:lang w:val="en-US"/>
          </w:rPr>
          <w:t xml:space="preserve"> were </w:t>
        </w:r>
      </w:ins>
      <w:ins w:id="172" w:author="Sands, Scott A.,Ph.D." w:date="2019-08-05T12:22:00Z">
        <w:r w:rsidR="002B70F1">
          <w:rPr>
            <w:rStyle w:val="BodyChar"/>
            <w:lang w:val="en-US"/>
          </w:rPr>
          <w:t>used</w:t>
        </w:r>
      </w:ins>
      <w:ins w:id="173" w:author="Sands, Scott A.,Ph.D." w:date="2019-08-05T12:06:00Z">
        <w:r w:rsidR="00F87BB7">
          <w:rPr>
            <w:rStyle w:val="BodyChar"/>
            <w:lang w:val="en-US"/>
          </w:rPr>
          <w:t xml:space="preserve">. </w:t>
        </w:r>
      </w:ins>
      <w:ins w:id="174" w:author="Sands, Scott A.,Ph.D." w:date="2019-08-05T11:40:00Z">
        <w:r w:rsidR="00577A4F">
          <w:rPr>
            <w:rStyle w:val="BodyChar"/>
            <w:lang w:val="en-US"/>
          </w:rPr>
          <w:t xml:space="preserve">The EEG </w:t>
        </w:r>
      </w:ins>
      <w:ins w:id="175" w:author="Sands, Scott A.,Ph.D." w:date="2019-08-05T12:14:00Z">
        <w:r w:rsidR="004A0F8E">
          <w:rPr>
            <w:rStyle w:val="BodyChar"/>
            <w:lang w:val="en-US"/>
          </w:rPr>
          <w:t>power</w:t>
        </w:r>
      </w:ins>
      <w:ins w:id="176" w:author="Sands, Scott A.,Ph.D." w:date="2019-08-05T11:40:00Z">
        <w:r w:rsidR="00577A4F">
          <w:rPr>
            <w:rStyle w:val="BodyChar"/>
            <w:lang w:val="en-US"/>
          </w:rPr>
          <w:t xml:space="preserve"> </w:t>
        </w:r>
        <w:r w:rsidR="002A33C4">
          <w:rPr>
            <w:rStyle w:val="BodyChar"/>
            <w:lang w:val="en-US"/>
          </w:rPr>
          <w:t xml:space="preserve">model </w:t>
        </w:r>
      </w:ins>
      <w:ins w:id="177" w:author="Sands, Scott A.,Ph.D." w:date="2019-08-05T11:34:00Z">
        <w:r w:rsidR="002A33C4">
          <w:rPr>
            <w:rStyle w:val="BodyChar"/>
            <w:lang w:val="en-US"/>
          </w:rPr>
          <w:t>(linear function of EEG</w:t>
        </w:r>
      </w:ins>
      <w:ins w:id="178" w:author="Sands, Scott A.,Ph.D." w:date="2019-08-05T11:35:00Z">
        <w:r w:rsidR="002A33C4">
          <w:rPr>
            <w:rStyle w:val="BodyChar"/>
            <w:lang w:val="en-US"/>
          </w:rPr>
          <w:t xml:space="preserve"> </w:t>
        </w:r>
      </w:ins>
      <w:ins w:id="179" w:author="Sands, Scott A.,Ph.D." w:date="2019-08-05T11:34:00Z">
        <w:r w:rsidR="002A33C4">
          <w:rPr>
            <w:rStyle w:val="BodyChar"/>
            <w:lang w:val="en-US"/>
          </w:rPr>
          <w:t xml:space="preserve">powers) </w:t>
        </w:r>
      </w:ins>
      <w:ins w:id="180" w:author="Sands, Scott A.,Ph.D." w:date="2019-08-05T11:26:00Z">
        <w:r w:rsidR="00AB66FD">
          <w:rPr>
            <w:rStyle w:val="BodyChar"/>
            <w:lang w:val="en-US"/>
          </w:rPr>
          <w:t xml:space="preserve">provided a continuous </w:t>
        </w:r>
        <w:r w:rsidR="00AB66FD" w:rsidRPr="00AB66FD">
          <w:rPr>
            <w:rStyle w:val="BodyChar"/>
            <w:i/>
            <w:lang w:val="en-US"/>
            <w:rPrChange w:id="181" w:author="Sands, Scott A.,Ph.D." w:date="2019-08-05T11:26:00Z">
              <w:rPr>
                <w:rStyle w:val="BodyChar"/>
                <w:lang w:val="en-US"/>
              </w:rPr>
            </w:rPrChange>
          </w:rPr>
          <w:t>wake-sleep intensity</w:t>
        </w:r>
      </w:ins>
      <w:ins w:id="182" w:author="Sands, Scott A.,Ph.D." w:date="2019-08-05T11:27:00Z">
        <w:r w:rsidR="00AB66FD">
          <w:rPr>
            <w:rStyle w:val="BodyChar"/>
            <w:lang w:val="en-US"/>
          </w:rPr>
          <w:t xml:space="preserve"> </w:t>
        </w:r>
      </w:ins>
      <w:ins w:id="183" w:author="Sands, Scott A.,Ph.D." w:date="2019-08-05T12:14:00Z">
        <w:r w:rsidR="004A0F8E">
          <w:rPr>
            <w:rStyle w:val="BodyChar"/>
            <w:i/>
            <w:lang w:val="en-US"/>
          </w:rPr>
          <w:t xml:space="preserve">score </w:t>
        </w:r>
      </w:ins>
      <w:ins w:id="184" w:author="Sands, Scott A.,Ph.D." w:date="2019-08-05T11:27:00Z">
        <w:r w:rsidR="00AB66FD">
          <w:rPr>
            <w:rStyle w:val="BodyChar"/>
            <w:lang w:val="en-US"/>
          </w:rPr>
          <w:t>(</w:t>
        </w:r>
      </w:ins>
      <w:ins w:id="185" w:author="Sands, Scott A.,Ph.D." w:date="2019-08-05T11:35:00Z">
        <w:r w:rsidR="002A33C4">
          <w:rPr>
            <w:rStyle w:val="BodyChar"/>
            <w:lang w:val="en-US"/>
          </w:rPr>
          <w:t>−</w:t>
        </w:r>
      </w:ins>
      <w:ins w:id="186" w:author="Sands, Scott A.,Ph.D." w:date="2019-08-05T11:27:00Z">
        <w:r w:rsidR="00AB66FD">
          <w:rPr>
            <w:rStyle w:val="BodyChar"/>
            <w:lang w:val="en-US"/>
          </w:rPr>
          <w:t>5</w:t>
        </w:r>
      </w:ins>
      <w:ins w:id="187" w:author="Sands, Scott A.,Ph.D." w:date="2019-08-05T11:29:00Z">
        <w:r w:rsidR="00AB66FD">
          <w:rPr>
            <w:rStyle w:val="BodyChar"/>
            <w:lang w:val="en-US"/>
          </w:rPr>
          <w:t>, 0</w:t>
        </w:r>
      </w:ins>
      <w:ins w:id="188" w:author="Sands, Scott A.,Ph.D." w:date="2019-08-05T11:34:00Z">
        <w:r w:rsidR="002A33C4">
          <w:rPr>
            <w:rStyle w:val="BodyChar"/>
            <w:lang w:val="en-US"/>
          </w:rPr>
          <w:t>,</w:t>
        </w:r>
      </w:ins>
      <w:ins w:id="189" w:author="Sands, Scott A.,Ph.D." w:date="2019-08-05T11:29:00Z">
        <w:r w:rsidR="00AB66FD">
          <w:rPr>
            <w:rStyle w:val="BodyChar"/>
            <w:lang w:val="en-US"/>
          </w:rPr>
          <w:t xml:space="preserve"> </w:t>
        </w:r>
      </w:ins>
      <w:ins w:id="190" w:author="Sands, Scott A.,Ph.D." w:date="2019-08-05T11:35:00Z">
        <w:r w:rsidR="002A33C4">
          <w:rPr>
            <w:rStyle w:val="BodyChar"/>
            <w:lang w:val="en-US"/>
          </w:rPr>
          <w:t>+</w:t>
        </w:r>
      </w:ins>
      <w:ins w:id="191" w:author="Sands, Scott A.,Ph.D." w:date="2019-08-05T11:29:00Z">
        <w:r w:rsidR="00AB66FD">
          <w:rPr>
            <w:rStyle w:val="BodyChar"/>
            <w:lang w:val="en-US"/>
          </w:rPr>
          <w:t>5</w:t>
        </w:r>
      </w:ins>
      <w:ins w:id="192" w:author="Sands, Scott A.,Ph.D." w:date="2019-08-05T11:27:00Z">
        <w:r w:rsidR="00AB66FD">
          <w:rPr>
            <w:rStyle w:val="BodyChar"/>
            <w:lang w:val="en-US"/>
          </w:rPr>
          <w:t xml:space="preserve"> </w:t>
        </w:r>
      </w:ins>
      <w:ins w:id="193" w:author="Sands, Scott A.,Ph.D." w:date="2019-08-05T11:34:00Z">
        <w:r w:rsidR="002A33C4">
          <w:rPr>
            <w:rStyle w:val="BodyChar"/>
            <w:lang w:val="en-US"/>
          </w:rPr>
          <w:t xml:space="preserve">represent </w:t>
        </w:r>
      </w:ins>
      <w:ins w:id="194" w:author="Sands, Scott A.,Ph.D." w:date="2019-08-05T11:35:00Z">
        <w:r w:rsidR="002A33C4">
          <w:rPr>
            <w:rStyle w:val="BodyChar"/>
            <w:lang w:val="en-US"/>
          </w:rPr>
          <w:t>1</w:t>
        </w:r>
      </w:ins>
      <w:ins w:id="195" w:author="Sands, Scott A.,Ph.D." w:date="2019-08-05T11:28:00Z">
        <w:r w:rsidR="00AB66FD">
          <w:rPr>
            <w:rStyle w:val="BodyChar"/>
            <w:lang w:val="en-US"/>
          </w:rPr>
          <w:t>%</w:t>
        </w:r>
      </w:ins>
      <w:ins w:id="196" w:author="Sands, Scott A.,Ph.D." w:date="2019-08-05T11:29:00Z">
        <w:r w:rsidR="00AB66FD">
          <w:rPr>
            <w:rStyle w:val="BodyChar"/>
            <w:lang w:val="en-US"/>
          </w:rPr>
          <w:t>, 50</w:t>
        </w:r>
      </w:ins>
      <w:ins w:id="197" w:author="Sands, Scott A.,Ph.D." w:date="2019-08-05T11:30:00Z">
        <w:r w:rsidR="00AB66FD">
          <w:rPr>
            <w:rStyle w:val="BodyChar"/>
            <w:lang w:val="en-US"/>
          </w:rPr>
          <w:t xml:space="preserve">%, </w:t>
        </w:r>
      </w:ins>
      <w:ins w:id="198" w:author="Sands, Scott A.,Ph.D." w:date="2019-08-05T11:35:00Z">
        <w:r w:rsidR="002A33C4">
          <w:rPr>
            <w:rStyle w:val="BodyChar"/>
            <w:lang w:val="en-US"/>
          </w:rPr>
          <w:t>99</w:t>
        </w:r>
      </w:ins>
      <w:ins w:id="199" w:author="Sands, Scott A.,Ph.D." w:date="2019-08-05T11:30:00Z">
        <w:r w:rsidR="00AB66FD">
          <w:rPr>
            <w:rStyle w:val="BodyChar"/>
            <w:lang w:val="en-US"/>
          </w:rPr>
          <w:t>%</w:t>
        </w:r>
      </w:ins>
      <w:ins w:id="200" w:author="Sands, Scott A.,Ph.D." w:date="2019-08-05T11:34:00Z">
        <w:r w:rsidR="002A33C4">
          <w:rPr>
            <w:rStyle w:val="BodyChar"/>
            <w:lang w:val="en-US"/>
          </w:rPr>
          <w:t xml:space="preserve"> probability of wake</w:t>
        </w:r>
      </w:ins>
      <w:ins w:id="201" w:author="Sands, Scott A.,Ph.D." w:date="2019-08-05T11:30:00Z">
        <w:r w:rsidR="00AB66FD">
          <w:rPr>
            <w:rStyle w:val="BodyChar"/>
            <w:lang w:val="en-US"/>
          </w:rPr>
          <w:t>)</w:t>
        </w:r>
        <w:r w:rsidR="002A33C4">
          <w:rPr>
            <w:rStyle w:val="BodyChar"/>
            <w:lang w:val="en-US"/>
          </w:rPr>
          <w:t xml:space="preserve">. A </w:t>
        </w:r>
      </w:ins>
      <w:ins w:id="202" w:author="Sands, Scott A.,Ph.D." w:date="2019-08-05T11:35:00Z">
        <w:r w:rsidR="002A33C4">
          <w:rPr>
            <w:rStyle w:val="BodyChar"/>
            <w:lang w:val="en-US"/>
          </w:rPr>
          <w:t xml:space="preserve">second </w:t>
        </w:r>
      </w:ins>
      <w:ins w:id="203" w:author="Sands, Scott A.,Ph.D." w:date="2019-08-05T11:30:00Z">
        <w:r w:rsidR="002A33C4">
          <w:rPr>
            <w:rStyle w:val="BodyChar"/>
            <w:lang w:val="en-US"/>
          </w:rPr>
          <w:t>model detect</w:t>
        </w:r>
      </w:ins>
      <w:ins w:id="204" w:author="Sands, Scott A.,Ph.D." w:date="2019-08-05T11:35:00Z">
        <w:r w:rsidR="002A33C4">
          <w:rPr>
            <w:rStyle w:val="BodyChar"/>
            <w:lang w:val="en-US"/>
          </w:rPr>
          <w:t>ed</w:t>
        </w:r>
      </w:ins>
      <w:ins w:id="205" w:author="Sands, Scott A.,Ph.D." w:date="2019-08-05T11:29:00Z">
        <w:r w:rsidR="00AB66FD">
          <w:rPr>
            <w:rStyle w:val="BodyChar"/>
            <w:lang w:val="en-US"/>
          </w:rPr>
          <w:t xml:space="preserve"> </w:t>
        </w:r>
      </w:ins>
      <w:ins w:id="206" w:author="Sands, Scott A.,Ph.D." w:date="2019-08-05T11:30:00Z">
        <w:r w:rsidR="002A33C4">
          <w:rPr>
            <w:rStyle w:val="BodyChar"/>
            <w:lang w:val="en-US"/>
          </w:rPr>
          <w:t>arousals based on local</w:t>
        </w:r>
      </w:ins>
      <w:ins w:id="207" w:author="Sands, Scott A.,Ph.D." w:date="2019-08-05T11:42:00Z">
        <w:r w:rsidR="00577A4F">
          <w:rPr>
            <w:rStyle w:val="BodyChar"/>
            <w:lang w:val="en-US"/>
          </w:rPr>
          <w:t xml:space="preserve"> increases in </w:t>
        </w:r>
      </w:ins>
      <w:ins w:id="208" w:author="Sands, Scott A.,Ph.D." w:date="2019-08-05T11:30:00Z">
        <w:r w:rsidR="002A33C4" w:rsidRPr="002A33C4">
          <w:rPr>
            <w:rStyle w:val="BodyChar"/>
            <w:i/>
            <w:lang w:val="en-US"/>
            <w:rPrChange w:id="209" w:author="Sands, Scott A.,Ph.D." w:date="2019-08-05T11:35:00Z">
              <w:rPr>
                <w:rStyle w:val="BodyChar"/>
                <w:lang w:val="en-US"/>
              </w:rPr>
            </w:rPrChange>
          </w:rPr>
          <w:t>wake-sleep intensity</w:t>
        </w:r>
      </w:ins>
      <w:ins w:id="210" w:author="Sands, Scott A.,Ph.D." w:date="2019-08-05T12:23:00Z">
        <w:r w:rsidR="002B70F1">
          <w:rPr>
            <w:rStyle w:val="BodyChar"/>
            <w:i/>
            <w:lang w:val="en-US"/>
          </w:rPr>
          <w:t xml:space="preserve"> </w:t>
        </w:r>
        <w:r w:rsidR="002B70F1" w:rsidRPr="002B70F1">
          <w:rPr>
            <w:rStyle w:val="BodyChar"/>
            <w:lang w:val="en-US"/>
            <w:rPrChange w:id="211" w:author="Sands, Scott A.,Ph.D." w:date="2019-08-05T12:23:00Z">
              <w:rPr>
                <w:rStyle w:val="BodyChar"/>
                <w:i/>
                <w:lang w:val="en-US"/>
              </w:rPr>
            </w:rPrChange>
          </w:rPr>
          <w:t>(arousal intensity)</w:t>
        </w:r>
      </w:ins>
      <w:ins w:id="212" w:author="Sands, Scott A.,Ph.D." w:date="2019-08-05T12:15:00Z">
        <w:r w:rsidR="004A0F8E">
          <w:rPr>
            <w:rStyle w:val="BodyChar"/>
            <w:lang w:val="en-US"/>
          </w:rPr>
          <w:t>.</w:t>
        </w:r>
      </w:ins>
      <w:ins w:id="213" w:author="Sands, Scott A.,Ph.D." w:date="2019-08-05T11:36:00Z">
        <w:r w:rsidR="002A33C4">
          <w:rPr>
            <w:rStyle w:val="BodyChar"/>
            <w:lang w:val="en-US"/>
          </w:rPr>
          <w:t xml:space="preserve"> </w:t>
        </w:r>
      </w:ins>
      <w:ins w:id="214" w:author="Sands, Scott A.,Ph.D." w:date="2019-08-05T12:15:00Z">
        <w:r w:rsidR="004A0F8E">
          <w:rPr>
            <w:rStyle w:val="BodyChar"/>
            <w:lang w:val="en-US"/>
          </w:rPr>
          <w:t>A</w:t>
        </w:r>
      </w:ins>
      <w:ins w:id="215" w:author="Sands, Scott A.,Ph.D." w:date="2019-08-05T11:41:00Z">
        <w:r w:rsidR="00577A4F">
          <w:rPr>
            <w:rStyle w:val="BodyChar"/>
            <w:lang w:val="en-US"/>
          </w:rPr>
          <w:t>rousal i</w:t>
        </w:r>
      </w:ins>
      <w:ins w:id="216" w:author="Sands, Scott A.,Ph.D." w:date="2019-08-05T11:36:00Z">
        <w:r w:rsidR="002A33C4">
          <w:rPr>
            <w:rStyle w:val="BodyChar"/>
            <w:lang w:val="en-US"/>
          </w:rPr>
          <w:t xml:space="preserve">ntensity was </w:t>
        </w:r>
      </w:ins>
      <w:ins w:id="217" w:author="Sands, Scott A.,Ph.D." w:date="2019-08-05T12:15:00Z">
        <w:r w:rsidR="004A0F8E">
          <w:rPr>
            <w:rStyle w:val="BodyChar"/>
            <w:lang w:val="en-US"/>
          </w:rPr>
          <w:t xml:space="preserve">also </w:t>
        </w:r>
      </w:ins>
      <w:ins w:id="218" w:author="Sands, Scott A.,Ph.D." w:date="2019-08-05T11:37:00Z">
        <w:r w:rsidR="002A33C4">
          <w:rPr>
            <w:rStyle w:val="BodyChar"/>
            <w:lang w:val="en-US"/>
          </w:rPr>
          <w:t xml:space="preserve">compared against </w:t>
        </w:r>
      </w:ins>
      <w:ins w:id="219" w:author="Sands, Scott A.,Ph.D." w:date="2019-08-05T11:36:00Z">
        <w:r w:rsidR="002A33C4">
          <w:rPr>
            <w:rStyle w:val="BodyChar"/>
            <w:lang w:val="en-US"/>
          </w:rPr>
          <w:t xml:space="preserve">changes in </w:t>
        </w:r>
      </w:ins>
      <w:ins w:id="220" w:author="Sands, Scott A.,Ph.D." w:date="2019-08-05T11:37:00Z">
        <w:r w:rsidR="002A33C4">
          <w:rPr>
            <w:rStyle w:val="BodyChar"/>
            <w:lang w:val="en-US"/>
          </w:rPr>
          <w:t xml:space="preserve">respiratory drive </w:t>
        </w:r>
      </w:ins>
      <w:ins w:id="221" w:author="Sands, Scott A.,Ph.D." w:date="2019-08-05T12:15:00Z">
        <w:r w:rsidR="004A0F8E">
          <w:rPr>
            <w:rStyle w:val="BodyChar"/>
            <w:lang w:val="en-US"/>
          </w:rPr>
          <w:t xml:space="preserve">(calibrated </w:t>
        </w:r>
        <w:proofErr w:type="spellStart"/>
        <w:r w:rsidR="004A0F8E">
          <w:rPr>
            <w:rStyle w:val="BodyChar"/>
            <w:lang w:val="en-US"/>
          </w:rPr>
          <w:t>intraesophageal</w:t>
        </w:r>
        <w:proofErr w:type="spellEnd"/>
        <w:r w:rsidR="004A0F8E">
          <w:rPr>
            <w:rStyle w:val="BodyChar"/>
            <w:lang w:val="en-US"/>
          </w:rPr>
          <w:t xml:space="preserve"> diaphragm EMG) </w:t>
        </w:r>
      </w:ins>
      <w:ins w:id="222" w:author="Sands, Scott A.,Ph.D." w:date="2019-08-05T11:37:00Z">
        <w:r w:rsidR="002A33C4">
          <w:rPr>
            <w:rStyle w:val="BodyChar"/>
            <w:lang w:val="en-US"/>
          </w:rPr>
          <w:t>and heart rate.</w:t>
        </w:r>
      </w:ins>
    </w:p>
    <w:p w14:paraId="006261FB" w14:textId="5F0F6B6B" w:rsidR="008A30FF" w:rsidRPr="00FB28F5" w:rsidDel="002A33C4" w:rsidRDefault="008A30FF" w:rsidP="008A30FF">
      <w:pPr>
        <w:pStyle w:val="Body"/>
        <w:rPr>
          <w:del w:id="223" w:author="Sands, Scott A.,Ph.D." w:date="2019-08-05T11:36:00Z"/>
          <w:rPrChange w:id="224" w:author="Sands, Scott A.,Ph.D." w:date="2019-08-05T11:05:00Z">
            <w:rPr>
              <w:del w:id="225" w:author="Sands, Scott A.,Ph.D." w:date="2019-08-05T11:36:00Z"/>
              <w:lang w:val="en-AU"/>
            </w:rPr>
          </w:rPrChange>
        </w:rPr>
      </w:pPr>
    </w:p>
    <w:p w14:paraId="2B512DB1" w14:textId="4310152D" w:rsidR="00F87BB7" w:rsidRDefault="00642938" w:rsidP="00A11D8E">
      <w:pPr>
        <w:pStyle w:val="Body"/>
        <w:rPr>
          <w:ins w:id="226" w:author="Sands, Scott A.,Ph.D." w:date="2019-08-05T12:00:00Z"/>
          <w:rStyle w:val="BodyChar"/>
          <w:lang w:val="en-US"/>
        </w:rPr>
      </w:pPr>
      <w:ins w:id="227" w:author="Sands, Scott A.,Ph.D." w:date="2019-08-05T10:58:00Z">
        <w:r w:rsidRPr="00A11D8E">
          <w:rPr>
            <w:b/>
          </w:rPr>
          <w:t>Results:</w:t>
        </w:r>
        <w:r>
          <w:rPr>
            <w:b/>
          </w:rPr>
          <w:t xml:space="preserve"> </w:t>
        </w:r>
        <w:r>
          <w:t xml:space="preserve">A model using </w:t>
        </w:r>
      </w:ins>
      <w:ins w:id="228" w:author="Sands, Scott A.,Ph.D." w:date="2019-08-05T11:01:00Z">
        <w:r w:rsidR="00FB28F5">
          <w:rPr>
            <w:rStyle w:val="BodyChar"/>
            <w:lang w:val="en-US"/>
          </w:rPr>
          <w:t>beta, alpha, theta, and delta powers, plus theta</w:t>
        </w:r>
        <w:r w:rsidR="00FB28F5" w:rsidRPr="00FB28F5">
          <w:rPr>
            <w:rStyle w:val="BodyChar"/>
            <w:vertAlign w:val="superscript"/>
            <w:lang w:val="en-US"/>
            <w:rPrChange w:id="229" w:author="Sands, Scott A.,Ph.D." w:date="2019-08-05T11:07:00Z">
              <w:rPr>
                <w:rStyle w:val="BodyChar"/>
                <w:lang w:val="en-US"/>
              </w:rPr>
            </w:rPrChange>
          </w:rPr>
          <w:t>2</w:t>
        </w:r>
        <w:r w:rsidR="00FB28F5">
          <w:rPr>
            <w:rStyle w:val="BodyChar"/>
            <w:lang w:val="en-US"/>
          </w:rPr>
          <w:t>, delta</w:t>
        </w:r>
        <w:r w:rsidR="00FB28F5" w:rsidRPr="00AB66FD">
          <w:rPr>
            <w:rStyle w:val="BodyChar"/>
            <w:vertAlign w:val="superscript"/>
            <w:lang w:val="en-US"/>
            <w:rPrChange w:id="230" w:author="Sands, Scott A.,Ph.D." w:date="2019-08-05T11:22:00Z">
              <w:rPr>
                <w:rStyle w:val="BodyChar"/>
                <w:lang w:val="en-US"/>
              </w:rPr>
            </w:rPrChange>
          </w:rPr>
          <w:t>2</w:t>
        </w:r>
        <w:r w:rsidR="00FB28F5">
          <w:rPr>
            <w:rStyle w:val="BodyChar"/>
            <w:lang w:val="en-US"/>
          </w:rPr>
          <w:t xml:space="preserve"> and theta-delta interaction exp</w:t>
        </w:r>
      </w:ins>
      <w:ins w:id="231" w:author="Sands, Scott A.,Ph.D." w:date="2019-08-05T11:08:00Z">
        <w:r w:rsidR="00FB28F5">
          <w:rPr>
            <w:rStyle w:val="BodyChar"/>
            <w:lang w:val="en-US"/>
          </w:rPr>
          <w:t xml:space="preserve">lained 80% </w:t>
        </w:r>
      </w:ins>
      <w:ins w:id="232" w:author="Sands, Scott A.,Ph.D." w:date="2019-08-05T11:48:00Z">
        <w:r w:rsidR="00577A4F">
          <w:rPr>
            <w:rStyle w:val="BodyChar"/>
            <w:lang w:val="en-US"/>
          </w:rPr>
          <w:t>(pseudo</w:t>
        </w:r>
      </w:ins>
      <w:ins w:id="233" w:author="Sands, Scott A.,Ph.D." w:date="2019-08-05T11:57:00Z">
        <w:r w:rsidR="003B03C6">
          <w:rPr>
            <w:rStyle w:val="BodyChar"/>
            <w:lang w:val="en-US"/>
          </w:rPr>
          <w:t>-</w:t>
        </w:r>
      </w:ins>
      <w:ins w:id="234" w:author="Sands, Scott A.,Ph.D." w:date="2019-08-05T11:48:00Z">
        <w:r w:rsidR="00577A4F">
          <w:rPr>
            <w:rStyle w:val="BodyChar"/>
            <w:lang w:val="en-US"/>
          </w:rPr>
          <w:t>R</w:t>
        </w:r>
        <w:r w:rsidR="00577A4F" w:rsidRPr="00553952">
          <w:rPr>
            <w:rStyle w:val="BodyChar"/>
            <w:vertAlign w:val="superscript"/>
            <w:lang w:val="en-US"/>
          </w:rPr>
          <w:t>2</w:t>
        </w:r>
        <w:r w:rsidR="00577A4F">
          <w:rPr>
            <w:rStyle w:val="BodyChar"/>
            <w:lang w:val="en-US"/>
          </w:rPr>
          <w:t xml:space="preserve">) </w:t>
        </w:r>
      </w:ins>
      <w:ins w:id="235" w:author="Sands, Scott A.,Ph.D." w:date="2019-08-05T11:08:00Z">
        <w:r w:rsidR="00FB28F5">
          <w:rPr>
            <w:rStyle w:val="BodyChar"/>
            <w:lang w:val="en-US"/>
          </w:rPr>
          <w:t>of the variabil</w:t>
        </w:r>
      </w:ins>
      <w:ins w:id="236" w:author="Sands, Scott A.,Ph.D." w:date="2019-08-05T11:16:00Z">
        <w:r w:rsidR="007A002C">
          <w:rPr>
            <w:rStyle w:val="BodyChar"/>
            <w:lang w:val="en-US"/>
          </w:rPr>
          <w:t>ity in manually scored wake versus sleep (</w:t>
        </w:r>
      </w:ins>
      <w:ins w:id="237" w:author="Sands, Scott A.,Ph.D." w:date="2019-08-05T11:42:00Z">
        <w:r w:rsidR="00577A4F">
          <w:rPr>
            <w:rStyle w:val="BodyChar"/>
            <w:lang w:val="en-US"/>
          </w:rPr>
          <w:t>excluding</w:t>
        </w:r>
      </w:ins>
      <w:ins w:id="238" w:author="Sands, Scott A.,Ph.D." w:date="2019-08-05T11:16:00Z">
        <w:r w:rsidR="007A002C">
          <w:rPr>
            <w:rStyle w:val="BodyChar"/>
            <w:lang w:val="en-US"/>
          </w:rPr>
          <w:t xml:space="preserve"> arousal)</w:t>
        </w:r>
      </w:ins>
      <w:ins w:id="239" w:author="Sands, Scott A.,Ph.D." w:date="2019-08-05T11:49:00Z">
        <w:r w:rsidR="00577A4F">
          <w:rPr>
            <w:rStyle w:val="BodyChar"/>
            <w:lang w:val="en-US"/>
          </w:rPr>
          <w:t>, and matched scores from the lookup table method</w:t>
        </w:r>
      </w:ins>
      <w:ins w:id="240" w:author="Sands, Scott A.,Ph.D." w:date="2019-08-05T11:50:00Z">
        <w:r w:rsidR="00577A4F">
          <w:rPr>
            <w:rStyle w:val="BodyChar"/>
            <w:lang w:val="en-US"/>
          </w:rPr>
          <w:t xml:space="preserve"> (R</w:t>
        </w:r>
        <w:r w:rsidR="00577A4F" w:rsidRPr="00553952">
          <w:rPr>
            <w:rStyle w:val="BodyChar"/>
            <w:vertAlign w:val="superscript"/>
            <w:lang w:val="en-US"/>
          </w:rPr>
          <w:t>2</w:t>
        </w:r>
        <w:r w:rsidR="00577A4F">
          <w:rPr>
            <w:rStyle w:val="BodyChar"/>
            <w:lang w:val="en-US"/>
          </w:rPr>
          <w:t>=0.99).</w:t>
        </w:r>
        <w:r w:rsidR="003B03C6">
          <w:rPr>
            <w:rStyle w:val="BodyChar"/>
            <w:lang w:val="en-US"/>
          </w:rPr>
          <w:t xml:space="preserve"> </w:t>
        </w:r>
      </w:ins>
      <w:ins w:id="241" w:author="Sands, Scott A.,Ph.D." w:date="2019-08-05T11:57:00Z">
        <w:r w:rsidR="003B03C6">
          <w:rPr>
            <w:rStyle w:val="BodyChar"/>
            <w:lang w:val="en-US"/>
          </w:rPr>
          <w:t>In</w:t>
        </w:r>
      </w:ins>
      <w:ins w:id="242" w:author="Sands, Scott A.,Ph.D." w:date="2019-08-05T11:49:00Z">
        <w:r w:rsidR="00577A4F">
          <w:rPr>
            <w:rStyle w:val="BodyChar"/>
            <w:lang w:val="en-US"/>
          </w:rPr>
          <w:t xml:space="preserve"> validation, </w:t>
        </w:r>
      </w:ins>
      <w:ins w:id="243" w:author="Sands, Scott A.,Ph.D." w:date="2019-08-05T11:58:00Z">
        <w:r w:rsidR="003B03C6">
          <w:rPr>
            <w:rStyle w:val="BodyChar"/>
            <w:lang w:val="en-US"/>
          </w:rPr>
          <w:t xml:space="preserve">overall </w:t>
        </w:r>
      </w:ins>
      <w:ins w:id="244" w:author="Sands, Scott A.,Ph.D." w:date="2019-08-05T11:48:00Z">
        <w:r w:rsidR="00577A4F">
          <w:rPr>
            <w:rStyle w:val="BodyChar"/>
            <w:lang w:val="en-US"/>
          </w:rPr>
          <w:t>accuracy</w:t>
        </w:r>
      </w:ins>
      <w:ins w:id="245" w:author="Sands, Scott A.,Ph.D." w:date="2019-08-05T11:51:00Z">
        <w:r w:rsidR="003B03C6">
          <w:rPr>
            <w:rStyle w:val="BodyChar"/>
            <w:lang w:val="en-US"/>
          </w:rPr>
          <w:t xml:space="preserve"> was 93%</w:t>
        </w:r>
      </w:ins>
      <w:ins w:id="246" w:author="Sands, Scott A.,Ph.D." w:date="2019-08-05T12:16:00Z">
        <w:r w:rsidR="004A0F8E">
          <w:rPr>
            <w:rStyle w:val="BodyChar"/>
            <w:lang w:val="en-US"/>
          </w:rPr>
          <w:t>.</w:t>
        </w:r>
      </w:ins>
      <w:ins w:id="247" w:author="Sands, Scott A.,Ph.D." w:date="2019-08-05T11:52:00Z">
        <w:r w:rsidR="003B03C6">
          <w:rPr>
            <w:rStyle w:val="BodyChar"/>
            <w:lang w:val="en-US"/>
          </w:rPr>
          <w:t xml:space="preserve"> WSI </w:t>
        </w:r>
      </w:ins>
      <w:ins w:id="248" w:author="Sands, Scott A.,Ph.D." w:date="2019-08-05T11:53:00Z">
        <w:r w:rsidR="003B03C6">
          <w:rPr>
            <w:rStyle w:val="BodyChar"/>
            <w:lang w:val="en-US"/>
          </w:rPr>
          <w:t>fel</w:t>
        </w:r>
      </w:ins>
      <w:ins w:id="249" w:author="Sands, Scott A.,Ph.D." w:date="2019-08-05T11:54:00Z">
        <w:r w:rsidR="003B03C6">
          <w:rPr>
            <w:rStyle w:val="BodyChar"/>
            <w:lang w:val="en-US"/>
          </w:rPr>
          <w:t>l</w:t>
        </w:r>
      </w:ins>
      <w:ins w:id="250" w:author="Sands, Scott A.,Ph.D." w:date="2019-08-05T11:53:00Z">
        <w:r w:rsidR="003B03C6">
          <w:rPr>
            <w:rStyle w:val="BodyChar"/>
            <w:lang w:val="en-US"/>
          </w:rPr>
          <w:t xml:space="preserve"> </w:t>
        </w:r>
        <w:r w:rsidR="003B03C6" w:rsidRPr="003B03C6">
          <w:rPr>
            <w:rStyle w:val="BodyChar"/>
            <w:lang w:val="en-US"/>
          </w:rPr>
          <w:t>progressively from wake</w:t>
        </w:r>
        <w:r w:rsidR="003B03C6">
          <w:rPr>
            <w:rStyle w:val="BodyChar"/>
            <w:lang w:val="en-US"/>
          </w:rPr>
          <w:t xml:space="preserve"> </w:t>
        </w:r>
        <w:r w:rsidR="003B03C6" w:rsidRPr="003B03C6">
          <w:rPr>
            <w:rStyle w:val="BodyChar"/>
            <w:lang w:val="en-US"/>
          </w:rPr>
          <w:t>(</w:t>
        </w:r>
      </w:ins>
      <w:ins w:id="251" w:author="Sands, Scott A.,Ph.D." w:date="2019-08-05T11:54:00Z">
        <w:r w:rsidR="003B03C6">
          <w:rPr>
            <w:rStyle w:val="BodyChar"/>
            <w:lang w:val="en-US"/>
          </w:rPr>
          <w:t xml:space="preserve">median: </w:t>
        </w:r>
      </w:ins>
      <w:ins w:id="252" w:author="Sands, Scott A.,Ph.D." w:date="2019-08-05T11:53:00Z">
        <w:r w:rsidR="003B03C6">
          <w:rPr>
            <w:rStyle w:val="BodyChar"/>
            <w:lang w:val="en-US"/>
          </w:rPr>
          <w:t>5</w:t>
        </w:r>
        <w:r w:rsidR="003B03C6" w:rsidRPr="003B03C6">
          <w:rPr>
            <w:rStyle w:val="BodyChar"/>
            <w:lang w:val="en-US"/>
          </w:rPr>
          <w:t xml:space="preserve">) to </w:t>
        </w:r>
        <w:r w:rsidR="003B03C6">
          <w:rPr>
            <w:rStyle w:val="BodyChar"/>
            <w:lang w:val="en-US"/>
          </w:rPr>
          <w:t xml:space="preserve">stages </w:t>
        </w:r>
      </w:ins>
      <w:ins w:id="253" w:author="Sands, Scott A.,Ph.D." w:date="2019-08-05T11:58:00Z">
        <w:r w:rsidR="003B03C6">
          <w:rPr>
            <w:rStyle w:val="BodyChar"/>
            <w:lang w:val="en-US"/>
          </w:rPr>
          <w:t>N</w:t>
        </w:r>
      </w:ins>
      <w:ins w:id="254" w:author="Sands, Scott A.,Ph.D." w:date="2019-08-05T11:53:00Z">
        <w:r w:rsidR="003B03C6">
          <w:rPr>
            <w:rStyle w:val="BodyChar"/>
            <w:lang w:val="en-US"/>
          </w:rPr>
          <w:t>1</w:t>
        </w:r>
      </w:ins>
      <w:ins w:id="255" w:author="Sands, Scott A.,Ph.D." w:date="2019-08-05T11:54:00Z">
        <w:r w:rsidR="003B03C6">
          <w:rPr>
            <w:rStyle w:val="BodyChar"/>
            <w:lang w:val="en-US"/>
          </w:rPr>
          <w:t xml:space="preserve"> (</w:t>
        </w:r>
      </w:ins>
      <w:ins w:id="256" w:author="Sands, Scott A.,Ph.D." w:date="2019-08-05T11:55:00Z">
        <w:r w:rsidR="003B03C6">
          <w:rPr>
            <w:rStyle w:val="BodyChar"/>
            <w:lang w:val="en-US"/>
          </w:rPr>
          <w:t>−</w:t>
        </w:r>
      </w:ins>
      <w:ins w:id="257" w:author="Sands, Scott A.,Ph.D." w:date="2019-08-05T11:54:00Z">
        <w:r w:rsidR="003B03C6">
          <w:rPr>
            <w:rStyle w:val="BodyChar"/>
            <w:lang w:val="en-US"/>
          </w:rPr>
          <w:t>3)</w:t>
        </w:r>
      </w:ins>
      <w:ins w:id="258" w:author="Sands, Scott A.,Ph.D." w:date="2019-08-05T11:53:00Z">
        <w:r w:rsidR="003B03C6">
          <w:rPr>
            <w:rStyle w:val="BodyChar"/>
            <w:lang w:val="en-US"/>
          </w:rPr>
          <w:t>, REM</w:t>
        </w:r>
      </w:ins>
      <w:ins w:id="259" w:author="Sands, Scott A.,Ph.D." w:date="2019-08-05T11:55:00Z">
        <w:r w:rsidR="003B03C6">
          <w:rPr>
            <w:rStyle w:val="BodyChar"/>
            <w:lang w:val="en-US"/>
          </w:rPr>
          <w:t xml:space="preserve"> (−3)</w:t>
        </w:r>
      </w:ins>
      <w:ins w:id="260" w:author="Sands, Scott A.,Ph.D." w:date="2019-08-05T11:54:00Z">
        <w:r w:rsidR="003B03C6">
          <w:rPr>
            <w:rStyle w:val="BodyChar"/>
            <w:lang w:val="en-US"/>
          </w:rPr>
          <w:t xml:space="preserve">, </w:t>
        </w:r>
      </w:ins>
      <w:ins w:id="261" w:author="Sands, Scott A.,Ph.D." w:date="2019-08-05T11:58:00Z">
        <w:r w:rsidR="003B03C6">
          <w:rPr>
            <w:rStyle w:val="BodyChar"/>
            <w:lang w:val="en-US"/>
          </w:rPr>
          <w:t>N</w:t>
        </w:r>
      </w:ins>
      <w:ins w:id="262" w:author="Sands, Scott A.,Ph.D." w:date="2019-08-05T11:54:00Z">
        <w:r w:rsidR="003B03C6">
          <w:rPr>
            <w:rStyle w:val="BodyChar"/>
            <w:lang w:val="en-US"/>
          </w:rPr>
          <w:t>2</w:t>
        </w:r>
      </w:ins>
      <w:ins w:id="263" w:author="Sands, Scott A.,Ph.D." w:date="2019-08-05T11:55:00Z">
        <w:r w:rsidR="003B03C6">
          <w:rPr>
            <w:rStyle w:val="BodyChar"/>
            <w:lang w:val="en-US"/>
          </w:rPr>
          <w:t xml:space="preserve"> (−4.5)</w:t>
        </w:r>
      </w:ins>
      <w:ins w:id="264" w:author="Sands, Scott A.,Ph.D." w:date="2019-08-05T11:54:00Z">
        <w:r w:rsidR="003B03C6">
          <w:rPr>
            <w:rStyle w:val="BodyChar"/>
            <w:lang w:val="en-US"/>
          </w:rPr>
          <w:t xml:space="preserve">, and </w:t>
        </w:r>
      </w:ins>
      <w:ins w:id="265" w:author="Sands, Scott A.,Ph.D." w:date="2019-08-05T11:58:00Z">
        <w:r w:rsidR="003B03C6">
          <w:rPr>
            <w:rStyle w:val="BodyChar"/>
            <w:lang w:val="en-US"/>
          </w:rPr>
          <w:t>N</w:t>
        </w:r>
      </w:ins>
      <w:ins w:id="266" w:author="Sands, Scott A.,Ph.D." w:date="2019-08-05T11:54:00Z">
        <w:r w:rsidR="003B03C6">
          <w:rPr>
            <w:rStyle w:val="BodyChar"/>
            <w:lang w:val="en-US"/>
          </w:rPr>
          <w:t>3</w:t>
        </w:r>
      </w:ins>
      <w:ins w:id="267" w:author="Sands, Scott A.,Ph.D." w:date="2019-08-05T11:55:00Z">
        <w:r w:rsidR="003B03C6">
          <w:rPr>
            <w:rStyle w:val="BodyChar"/>
            <w:lang w:val="en-US"/>
          </w:rPr>
          <w:t xml:space="preserve"> (−6)</w:t>
        </w:r>
      </w:ins>
      <w:ins w:id="268" w:author="Sands, Scott A.,Ph.D." w:date="2019-08-05T12:16:00Z">
        <w:r w:rsidR="004A0F8E">
          <w:rPr>
            <w:rStyle w:val="BodyChar"/>
            <w:lang w:val="en-US"/>
          </w:rPr>
          <w:t>;</w:t>
        </w:r>
      </w:ins>
      <w:ins w:id="269" w:author="Sands, Scott A.,Ph.D." w:date="2019-08-05T11:59:00Z">
        <w:r w:rsidR="003B03C6">
          <w:rPr>
            <w:rStyle w:val="BodyChar"/>
            <w:lang w:val="en-US"/>
          </w:rPr>
          <w:t xml:space="preserve"> </w:t>
        </w:r>
      </w:ins>
      <w:ins w:id="270" w:author="Sands, Scott A.,Ph.D." w:date="2019-08-05T12:16:00Z">
        <w:r w:rsidR="004A0F8E">
          <w:rPr>
            <w:rStyle w:val="BodyChar"/>
            <w:lang w:val="en-US"/>
          </w:rPr>
          <w:t xml:space="preserve">a typical </w:t>
        </w:r>
      </w:ins>
      <w:ins w:id="271" w:author="Sands, Scott A.,Ph.D." w:date="2019-08-05T11:58:00Z">
        <w:r w:rsidR="003B03C6">
          <w:rPr>
            <w:rStyle w:val="BodyChar"/>
            <w:lang w:val="en-US"/>
          </w:rPr>
          <w:t xml:space="preserve">arousal </w:t>
        </w:r>
      </w:ins>
      <w:ins w:id="272" w:author="Sands, Scott A.,Ph.D." w:date="2019-08-05T11:59:00Z">
        <w:r w:rsidR="003B03C6">
          <w:rPr>
            <w:rStyle w:val="BodyChar"/>
            <w:lang w:val="en-US"/>
          </w:rPr>
          <w:t>had a</w:t>
        </w:r>
      </w:ins>
      <w:ins w:id="273" w:author="Sands, Scott A.,Ph.D." w:date="2019-08-05T12:16:00Z">
        <w:r w:rsidR="004A0F8E">
          <w:rPr>
            <w:rStyle w:val="BodyChar"/>
            <w:lang w:val="en-US"/>
          </w:rPr>
          <w:t>n intermediate</w:t>
        </w:r>
      </w:ins>
      <w:ins w:id="274" w:author="Sands, Scott A.,Ph.D." w:date="2019-08-05T11:59:00Z">
        <w:r w:rsidR="003B03C6">
          <w:rPr>
            <w:rStyle w:val="BodyChar"/>
            <w:lang w:val="en-US"/>
          </w:rPr>
          <w:t xml:space="preserve"> score of 0 (i.e. </w:t>
        </w:r>
      </w:ins>
      <w:ins w:id="275" w:author="Sands, Scott A.,Ph.D." w:date="2019-08-05T12:16:00Z">
        <w:r w:rsidR="004A0F8E">
          <w:rPr>
            <w:rStyle w:val="BodyChar"/>
            <w:lang w:val="en-US"/>
          </w:rPr>
          <w:t>half way from sleep to wake</w:t>
        </w:r>
      </w:ins>
      <w:ins w:id="276" w:author="Sands, Scott A.,Ph.D." w:date="2019-08-05T11:59:00Z">
        <w:r w:rsidR="003B03C6">
          <w:rPr>
            <w:rStyle w:val="BodyChar"/>
            <w:lang w:val="en-US"/>
          </w:rPr>
          <w:t xml:space="preserve">). </w:t>
        </w:r>
      </w:ins>
      <w:ins w:id="277" w:author="Sands, Scott A.,Ph.D." w:date="2019-08-05T11:55:00Z">
        <w:r w:rsidR="003B03C6">
          <w:rPr>
            <w:rStyle w:val="BodyChar"/>
            <w:lang w:val="en-US"/>
          </w:rPr>
          <w:t xml:space="preserve">Arousal scoring </w:t>
        </w:r>
      </w:ins>
      <w:ins w:id="278" w:author="Sands, Scott A.,Ph.D." w:date="2019-08-05T11:58:00Z">
        <w:r w:rsidR="003B03C6">
          <w:rPr>
            <w:rStyle w:val="BodyChar"/>
            <w:lang w:val="en-US"/>
          </w:rPr>
          <w:t xml:space="preserve">based on WSI changes </w:t>
        </w:r>
      </w:ins>
      <w:ins w:id="279" w:author="Sands, Scott A.,Ph.D." w:date="2019-08-05T11:56:00Z">
        <w:r w:rsidR="003B03C6">
          <w:rPr>
            <w:rStyle w:val="BodyChar"/>
            <w:lang w:val="en-US"/>
          </w:rPr>
          <w:t>had an accuracy of 84%</w:t>
        </w:r>
      </w:ins>
      <w:ins w:id="280" w:author="Sands, Scott A.,Ph.D." w:date="2019-08-05T11:59:00Z">
        <w:r w:rsidR="003B03C6">
          <w:rPr>
            <w:rStyle w:val="BodyChar"/>
            <w:lang w:val="en-US"/>
          </w:rPr>
          <w:t>. More inte</w:t>
        </w:r>
      </w:ins>
      <w:ins w:id="281" w:author="Sands, Scott A.,Ph.D." w:date="2019-08-05T12:00:00Z">
        <w:r w:rsidR="003B03C6">
          <w:rPr>
            <w:rStyle w:val="BodyChar"/>
            <w:lang w:val="en-US"/>
          </w:rPr>
          <w:t xml:space="preserve">nse arousals exhibited </w:t>
        </w:r>
      </w:ins>
      <w:ins w:id="282" w:author="Sands, Scott A.,Ph.D." w:date="2019-08-05T12:17:00Z">
        <w:r w:rsidR="004A0F8E">
          <w:rPr>
            <w:rStyle w:val="BodyChar"/>
            <w:lang w:val="en-US"/>
          </w:rPr>
          <w:t>progressively-</w:t>
        </w:r>
      </w:ins>
      <w:ins w:id="283" w:author="Sands, Scott A.,Ph.D." w:date="2019-08-05T12:00:00Z">
        <w:r w:rsidR="003B03C6">
          <w:rPr>
            <w:rStyle w:val="BodyChar"/>
            <w:lang w:val="en-US"/>
          </w:rPr>
          <w:t xml:space="preserve">greater increases in ventilatory drive and </w:t>
        </w:r>
        <w:r w:rsidR="00F87BB7">
          <w:rPr>
            <w:rStyle w:val="BodyChar"/>
            <w:lang w:val="en-US"/>
          </w:rPr>
          <w:t>heart rate (data).</w:t>
        </w:r>
      </w:ins>
      <w:ins w:id="284" w:author="Sands, Scott A.,Ph.D." w:date="2019-08-05T12:06:00Z">
        <w:r w:rsidR="00F87BB7">
          <w:rPr>
            <w:rStyle w:val="BodyChar"/>
            <w:lang w:val="en-US"/>
          </w:rPr>
          <w:t xml:space="preserve"> Models are freely available from the authors.</w:t>
        </w:r>
      </w:ins>
    </w:p>
    <w:p w14:paraId="0D1E0F4E" w14:textId="73C354E0" w:rsidR="00642938" w:rsidRPr="00642938" w:rsidDel="00F87BB7" w:rsidRDefault="00642938" w:rsidP="00A11D8E">
      <w:pPr>
        <w:pStyle w:val="Body"/>
        <w:rPr>
          <w:del w:id="285" w:author="Sands, Scott A.,Ph.D." w:date="2019-08-05T12:00:00Z"/>
          <w:rPrChange w:id="286" w:author="Sands, Scott A.,Ph.D." w:date="2019-08-05T10:58:00Z">
            <w:rPr>
              <w:del w:id="287" w:author="Sands, Scott A.,Ph.D." w:date="2019-08-05T12:00:00Z"/>
              <w:b/>
            </w:rPr>
          </w:rPrChange>
        </w:rPr>
      </w:pPr>
    </w:p>
    <w:p w14:paraId="0270BA30" w14:textId="0D98997F" w:rsidR="0044683F" w:rsidDel="00F87BB7" w:rsidRDefault="002C5A7E" w:rsidP="00A11D8E">
      <w:pPr>
        <w:pStyle w:val="Body"/>
        <w:rPr>
          <w:del w:id="288" w:author="Sands, Scott A.,Ph.D." w:date="2019-08-05T12:00:00Z"/>
        </w:rPr>
      </w:pPr>
      <w:del w:id="289" w:author="Sands, Scott A.,Ph.D." w:date="2019-08-05T12:00:00Z">
        <w:r w:rsidRPr="00A11D8E" w:rsidDel="00F87BB7">
          <w:rPr>
            <w:b/>
          </w:rPr>
          <w:delText>Methods:</w:delText>
        </w:r>
        <w:r w:rsidR="0044683F" w:rsidRPr="00A11D8E" w:rsidDel="00F87BB7">
          <w:rPr>
            <w:b/>
          </w:rPr>
          <w:delText xml:space="preserve"> </w:delText>
        </w:r>
        <w:r w:rsidR="00892B68" w:rsidRPr="00892B68" w:rsidDel="00F87BB7">
          <w:delText>In 93 patients</w:delText>
        </w:r>
        <w:r w:rsidR="00892B68" w:rsidDel="00F87BB7">
          <w:delText xml:space="preserve"> (</w:delText>
        </w:r>
        <w:r w:rsidR="00892B68" w:rsidRPr="00B43D95" w:rsidDel="00F87BB7">
          <w:delText xml:space="preserve">baseline </w:delText>
        </w:r>
      </w:del>
      <w:ins w:id="290" w:author="Ahmad Abdulraheem M. Bamagoos" w:date="2019-05-13T12:37:00Z">
        <w:del w:id="291" w:author="Sands, Scott A.,Ph.D." w:date="2019-08-05T12:00:00Z">
          <w:r w:rsidR="003B2696" w:rsidDel="00F87BB7">
            <w:delText>apnea-hypopnea index [</w:delText>
          </w:r>
        </w:del>
      </w:ins>
      <w:del w:id="292" w:author="Sands, Scott A.,Ph.D." w:date="2019-08-05T12:00:00Z">
        <w:r w:rsidR="00892B68" w:rsidRPr="00B43D95" w:rsidDel="00F87BB7">
          <w:delText>AHI</w:delText>
        </w:r>
      </w:del>
      <w:ins w:id="293" w:author="Ahmad Abdulraheem M. Bamagoos" w:date="2019-05-13T12:37:00Z">
        <w:del w:id="294" w:author="Sands, Scott A.,Ph.D." w:date="2019-08-05T12:00:00Z">
          <w:r w:rsidR="003B2696" w:rsidDel="00F87BB7">
            <w:delText>]</w:delText>
          </w:r>
        </w:del>
      </w:ins>
      <w:del w:id="295" w:author="Sands, Scott A.,Ph.D." w:date="2019-08-05T12:00:00Z">
        <w:r w:rsidR="007D34D7" w:rsidDel="00F87BB7">
          <w:delText xml:space="preserve"> </w:delText>
        </w:r>
        <w:r w:rsidR="00286F37" w:rsidDel="00F87BB7">
          <w:delText>≥</w:delText>
        </w:r>
        <w:r w:rsidR="00892B68" w:rsidRPr="00B43D95" w:rsidDel="00F87BB7">
          <w:delText>20</w:delText>
        </w:r>
        <w:r w:rsidR="00056093" w:rsidDel="00F87BB7">
          <w:delText xml:space="preserve"> </w:delText>
        </w:r>
        <w:r w:rsidR="00892B68" w:rsidRPr="00B43D95" w:rsidDel="00F87BB7">
          <w:delText>events/h</w:delText>
        </w:r>
        <w:r w:rsidR="00286F37" w:rsidDel="00F87BB7">
          <w:delText>r</w:delText>
        </w:r>
        <w:r w:rsidR="00892B68" w:rsidDel="00F87BB7">
          <w:delText xml:space="preserve">), we </w:delText>
        </w:r>
        <w:r w:rsidR="00DB430B" w:rsidDel="00F87BB7">
          <w:delText>examine</w:delText>
        </w:r>
        <w:r w:rsidR="00892B68" w:rsidDel="00F87BB7">
          <w:delText>d</w:delText>
        </w:r>
        <w:r w:rsidR="00DB430B" w:rsidDel="00F87BB7">
          <w:delText xml:space="preserve"> whether</w:delText>
        </w:r>
        <w:r w:rsidR="0044683F" w:rsidDel="00F87BB7">
          <w:delText xml:space="preserve"> </w:delText>
        </w:r>
        <w:r w:rsidR="00767C39" w:rsidDel="00F87BB7">
          <w:delText xml:space="preserve">polysomnographic </w:delText>
        </w:r>
        <w:r w:rsidR="00DB430B" w:rsidDel="00F87BB7">
          <w:delText xml:space="preserve">OSA </w:delText>
        </w:r>
        <w:r w:rsidR="0044683F" w:rsidRPr="00712269" w:rsidDel="00F87BB7">
          <w:delText>traits</w:delText>
        </w:r>
        <w:r w:rsidR="0044683F" w:rsidDel="00F87BB7">
          <w:delText xml:space="preserve"> (</w:delText>
        </w:r>
        <w:r w:rsidR="006D0D82" w:rsidDel="00F87BB7">
          <w:delText>pharyngeal</w:delText>
        </w:r>
        <w:r w:rsidR="00442D41" w:rsidDel="00F87BB7">
          <w:delText xml:space="preserve">: </w:delText>
        </w:r>
        <w:r w:rsidR="00AE5310" w:rsidRPr="00442D41" w:rsidDel="00F87BB7">
          <w:rPr>
            <w:i/>
          </w:rPr>
          <w:delText>collapsibility</w:delText>
        </w:r>
        <w:r w:rsidR="00F21528" w:rsidDel="00F87BB7">
          <w:rPr>
            <w:i/>
          </w:rPr>
          <w:delText xml:space="preserve"> </w:delText>
        </w:r>
        <w:r w:rsidR="00F21528" w:rsidRPr="00723E2F" w:rsidDel="00F87BB7">
          <w:delText>and</w:delText>
        </w:r>
        <w:r w:rsidR="00F21528" w:rsidRPr="00723E2F" w:rsidDel="00F87BB7">
          <w:rPr>
            <w:i/>
          </w:rPr>
          <w:delText xml:space="preserve"> </w:delText>
        </w:r>
        <w:r w:rsidR="00F21528" w:rsidRPr="00723E2F" w:rsidDel="00F87BB7">
          <w:delText xml:space="preserve">muscle </w:delText>
        </w:r>
        <w:r w:rsidR="00F21528" w:rsidRPr="00723E2F" w:rsidDel="00F87BB7">
          <w:rPr>
            <w:i/>
          </w:rPr>
          <w:delText>compensation</w:delText>
        </w:r>
        <w:r w:rsidR="00442D41" w:rsidRPr="00723E2F" w:rsidDel="00F87BB7">
          <w:delText>; non-</w:delText>
        </w:r>
        <w:r w:rsidR="00F21528" w:rsidRPr="00723E2F" w:rsidDel="00F87BB7">
          <w:delText>pharyngeal</w:delText>
        </w:r>
        <w:r w:rsidR="00442D41" w:rsidRPr="00723E2F" w:rsidDel="00F87BB7">
          <w:delText>:</w:delText>
        </w:r>
        <w:r w:rsidR="00DB430B" w:rsidRPr="00723E2F" w:rsidDel="00F87BB7">
          <w:delText xml:space="preserve"> </w:delText>
        </w:r>
        <w:r w:rsidR="0044683F" w:rsidRPr="00723E2F" w:rsidDel="00F87BB7">
          <w:rPr>
            <w:i/>
          </w:rPr>
          <w:delText>loop gain</w:delText>
        </w:r>
        <w:r w:rsidR="0044683F" w:rsidRPr="00723E2F" w:rsidDel="00F87BB7">
          <w:delText xml:space="preserve">, </w:delText>
        </w:r>
        <w:r w:rsidR="0044683F" w:rsidRPr="00723E2F" w:rsidDel="00F87BB7">
          <w:rPr>
            <w:i/>
          </w:rPr>
          <w:delText>arousal threshold</w:delText>
        </w:r>
        <w:r w:rsidR="00DB430B" w:rsidRPr="00723E2F" w:rsidDel="00F87BB7">
          <w:delText xml:space="preserve"> </w:delText>
        </w:r>
        <w:r w:rsidR="003A3C42" w:rsidRPr="00723E2F" w:rsidDel="00F87BB7">
          <w:delText>and</w:delText>
        </w:r>
        <w:r w:rsidR="00DB430B" w:rsidRPr="00723E2F" w:rsidDel="00F87BB7">
          <w:delText xml:space="preserve"> ventilatory </w:delText>
        </w:r>
        <w:r w:rsidR="00DB430B" w:rsidRPr="00723E2F" w:rsidDel="00F87BB7">
          <w:rPr>
            <w:i/>
          </w:rPr>
          <w:delText>response to arousal</w:delText>
        </w:r>
        <w:r w:rsidR="00DB430B" w:rsidRPr="00723E2F" w:rsidDel="00F87BB7">
          <w:delText>)</w:delText>
        </w:r>
        <w:r w:rsidR="00AE5310" w:rsidRPr="00723E2F" w:rsidDel="00F87BB7">
          <w:delText xml:space="preserve"> </w:delText>
        </w:r>
      </w:del>
      <w:ins w:id="296" w:author="Sands, Scott A.,Ph.D. [2]" w:date="2019-06-07T18:16:00Z">
        <w:del w:id="297" w:author="Sands, Scott A.,Ph.D." w:date="2019-08-05T12:00:00Z">
          <w:r w:rsidR="00AB1757" w:rsidDel="00F87BB7">
            <w:delText xml:space="preserve">are associated with </w:delText>
          </w:r>
        </w:del>
      </w:ins>
      <w:del w:id="298" w:author="Sands, Scott A.,Ph.D." w:date="2019-08-05T12:00:00Z">
        <w:r w:rsidR="00DB430B" w:rsidRPr="00723E2F" w:rsidDel="00F87BB7">
          <w:rPr>
            <w:color w:val="000000" w:themeColor="text1"/>
          </w:rPr>
          <w:delText xml:space="preserve">can </w:delText>
        </w:r>
        <w:r w:rsidR="00F21148" w:rsidRPr="00723E2F" w:rsidDel="00F87BB7">
          <w:rPr>
            <w:color w:val="000000" w:themeColor="text1"/>
          </w:rPr>
          <w:delText xml:space="preserve">be used </w:delText>
        </w:r>
      </w:del>
      <w:ins w:id="299" w:author="Ahmad Abdulraheem M. Bamagoos" w:date="2019-05-20T11:55:00Z">
        <w:del w:id="300" w:author="Sands, Scott A.,Ph.D." w:date="2019-08-05T12:00:00Z">
          <w:r w:rsidR="007B3129" w:rsidDel="00F87BB7">
            <w:rPr>
              <w:color w:val="000000" w:themeColor="text1"/>
            </w:rPr>
            <w:delText xml:space="preserve">individually or </w:delText>
          </w:r>
        </w:del>
      </w:ins>
      <w:del w:id="301" w:author="Sands, Scott A.,Ph.D." w:date="2019-08-05T12:00:00Z">
        <w:r w:rsidR="00F21148" w:rsidRPr="00723E2F" w:rsidDel="00F87BB7">
          <w:rPr>
            <w:color w:val="000000" w:themeColor="text1"/>
          </w:rPr>
          <w:delText xml:space="preserve">in combination to </w:delText>
        </w:r>
        <w:r w:rsidR="00DB430B" w:rsidRPr="00723E2F" w:rsidDel="00F87BB7">
          <w:rPr>
            <w:color w:val="000000" w:themeColor="text1"/>
          </w:rPr>
          <w:delText xml:space="preserve">predict </w:delText>
        </w:r>
        <w:r w:rsidR="00892B68" w:rsidRPr="00723E2F" w:rsidDel="00F87BB7">
          <w:rPr>
            <w:color w:val="000000" w:themeColor="text1"/>
          </w:rPr>
          <w:delText xml:space="preserve">oral appliance </w:delText>
        </w:r>
        <w:r w:rsidR="00152CF2" w:rsidRPr="00723E2F" w:rsidDel="00F87BB7">
          <w:rPr>
            <w:color w:val="000000" w:themeColor="text1"/>
          </w:rPr>
          <w:delText xml:space="preserve">efficacy </w:delText>
        </w:r>
        <w:r w:rsidR="00F60159" w:rsidRPr="00723E2F" w:rsidDel="00F87BB7">
          <w:rPr>
            <w:color w:val="000000" w:themeColor="text1"/>
          </w:rPr>
          <w:delText xml:space="preserve">(percent </w:delText>
        </w:r>
        <w:r w:rsidR="001977F4" w:rsidRPr="00723E2F" w:rsidDel="00F87BB7">
          <w:rPr>
            <w:color w:val="000000" w:themeColor="text1"/>
          </w:rPr>
          <w:delText>reduction in AHI</w:delText>
        </w:r>
        <w:r w:rsidR="00D2623B" w:rsidRPr="00723E2F" w:rsidDel="00F87BB7">
          <w:rPr>
            <w:color w:val="000000" w:themeColor="text1"/>
          </w:rPr>
          <w:delText xml:space="preserve"> from baseline</w:delText>
        </w:r>
        <w:r w:rsidR="001977F4" w:rsidRPr="00723E2F" w:rsidDel="00F87BB7">
          <w:rPr>
            <w:color w:val="000000" w:themeColor="text1"/>
          </w:rPr>
          <w:delText>)</w:delText>
        </w:r>
      </w:del>
      <w:ins w:id="302" w:author="Sands, Scott A.,Ph.D. [2]" w:date="2019-06-07T18:16:00Z">
        <w:del w:id="303" w:author="Sands, Scott A.,Ph.D." w:date="2019-08-05T12:00:00Z">
          <w:r w:rsidR="00AB1757" w:rsidDel="00F87BB7">
            <w:rPr>
              <w:color w:val="000000" w:themeColor="text1"/>
            </w:rPr>
            <w:delText xml:space="preserve"> and could predict responses</w:delText>
          </w:r>
        </w:del>
      </w:ins>
      <w:del w:id="304" w:author="Sands, Scott A.,Ph.D." w:date="2019-08-05T12:00:00Z">
        <w:r w:rsidR="0044683F" w:rsidRPr="00723E2F" w:rsidDel="00F87BB7">
          <w:delText>.</w:delText>
        </w:r>
        <w:r w:rsidR="001977F4" w:rsidRPr="00723E2F" w:rsidDel="00F87BB7">
          <w:delText xml:space="preserve"> </w:delText>
        </w:r>
        <w:r w:rsidR="00152CF2" w:rsidRPr="00723E2F" w:rsidDel="00F87BB7">
          <w:delText>Multivariable</w:delText>
        </w:r>
        <w:r w:rsidR="00152CF2" w:rsidDel="00F87BB7">
          <w:delText xml:space="preserve"> </w:delText>
        </w:r>
        <w:r w:rsidR="001977F4" w:rsidDel="00F87BB7">
          <w:delText xml:space="preserve">regression </w:delText>
        </w:r>
        <w:r w:rsidR="00892B68" w:rsidDel="00F87BB7">
          <w:delText>(</w:delText>
        </w:r>
        <w:r w:rsidR="00B06BB6" w:rsidDel="00F87BB7">
          <w:delText>with interactions</w:delText>
        </w:r>
        <w:r w:rsidR="00892B68" w:rsidDel="00F87BB7">
          <w:delText>)</w:delText>
        </w:r>
        <w:r w:rsidR="00B731F6" w:rsidDel="00F87BB7">
          <w:delText xml:space="preserve"> </w:delText>
        </w:r>
        <w:r w:rsidR="001977F4" w:rsidDel="00F87BB7">
          <w:delText>define</w:delText>
        </w:r>
        <w:r w:rsidR="00B06BB6" w:rsidDel="00F87BB7">
          <w:delText>d</w:delText>
        </w:r>
        <w:r w:rsidR="001977F4" w:rsidDel="00F87BB7">
          <w:delText xml:space="preserve"> </w:delText>
        </w:r>
        <w:r w:rsidR="007D34D7" w:rsidDel="00F87BB7">
          <w:delText>endotype</w:delText>
        </w:r>
        <w:r w:rsidR="00767C39" w:rsidDel="00F87BB7">
          <w:delText xml:space="preserve">-based </w:delText>
        </w:r>
        <w:r w:rsidR="001977F4" w:rsidDel="00F87BB7">
          <w:delText xml:space="preserve">subgroups of </w:delText>
        </w:r>
        <w:r w:rsidR="00B43D95" w:rsidDel="00F87BB7">
          <w:delText>“predicted responders</w:delText>
        </w:r>
        <w:r w:rsidR="00AE5310" w:rsidDel="00F87BB7">
          <w:delText>”</w:delText>
        </w:r>
        <w:r w:rsidR="00B43D95" w:rsidDel="00F87BB7">
          <w:delText xml:space="preserve"> and “predicted non-responders”</w:delText>
        </w:r>
        <w:r w:rsidR="00D2623B" w:rsidDel="00F87BB7">
          <w:delText xml:space="preserve"> (</w:delText>
        </w:r>
        <w:r w:rsidR="00F60159" w:rsidDel="00F87BB7">
          <w:delText xml:space="preserve">based on </w:delText>
        </w:r>
        <w:r w:rsidR="00D2623B" w:rsidDel="00F87BB7">
          <w:delText>≥70</w:delText>
        </w:r>
      </w:del>
      <w:ins w:id="305" w:author="Sands, Scott A.,Ph.D. [2]" w:date="2019-06-07T18:18:00Z">
        <w:del w:id="306" w:author="Sands, Scott A.,Ph.D." w:date="2019-08-05T12:00:00Z">
          <w:r w:rsidR="00AB1757" w:rsidDel="00F87BB7">
            <w:delText>50</w:delText>
          </w:r>
        </w:del>
      </w:ins>
      <w:del w:id="307" w:author="Sands, Scott A.,Ph.D." w:date="2019-08-05T12:00:00Z">
        <w:r w:rsidR="00D2623B" w:rsidDel="00F87BB7">
          <w:delText>% reduction in AHI</w:delText>
        </w:r>
      </w:del>
      <w:ins w:id="308" w:author="Sands, Scott A.,Ph.D. [2]" w:date="2019-06-07T18:18:00Z">
        <w:del w:id="309" w:author="Sands, Scott A.,Ph.D." w:date="2019-08-05T12:00:00Z">
          <w:r w:rsidR="00AB1757" w:rsidDel="00F87BB7">
            <w:delText>)</w:delText>
          </w:r>
        </w:del>
      </w:ins>
      <w:del w:id="310" w:author="Sands, Scott A.,Ph.D." w:date="2019-08-05T12:00:00Z">
        <w:r w:rsidR="00767C39" w:rsidDel="00F87BB7">
          <w:delText>, historical average</w:delText>
        </w:r>
        <w:r w:rsidR="00D2623B" w:rsidDel="00F87BB7">
          <w:delText>)</w:delText>
        </w:r>
        <w:r w:rsidR="002E7F24" w:rsidDel="00F87BB7">
          <w:delText>.</w:delText>
        </w:r>
        <w:r w:rsidR="006072A2" w:rsidDel="00F87BB7">
          <w:delText xml:space="preserve"> </w:delText>
        </w:r>
        <w:r w:rsidR="00767C39" w:rsidDel="00F87BB7">
          <w:delText xml:space="preserve">Treatment efficacy was compared between </w:delText>
        </w:r>
        <w:r w:rsidR="006C2D89" w:rsidDel="00F87BB7">
          <w:delText xml:space="preserve">predicted </w:delText>
        </w:r>
        <w:r w:rsidR="00767C39" w:rsidDel="00F87BB7">
          <w:delText>subgroups (</w:delText>
        </w:r>
        <w:r w:rsidR="00B43D95" w:rsidDel="00F87BB7">
          <w:delText>l</w:delText>
        </w:r>
        <w:r w:rsidR="001977F4" w:rsidDel="00F87BB7">
          <w:delText>eave-one-out cross-validation</w:delText>
        </w:r>
        <w:r w:rsidR="00E4623C" w:rsidDel="00F87BB7">
          <w:delText>)</w:delText>
        </w:r>
        <w:r w:rsidR="001977F4" w:rsidDel="00F87BB7">
          <w:delText>.</w:delText>
        </w:r>
      </w:del>
    </w:p>
    <w:p w14:paraId="5A7A0430" w14:textId="32455E67" w:rsidR="00671C53" w:rsidDel="00F87BB7" w:rsidRDefault="00671C53" w:rsidP="00700A20">
      <w:pPr>
        <w:pStyle w:val="Body"/>
        <w:rPr>
          <w:del w:id="311" w:author="Sands, Scott A.,Ph.D." w:date="2019-08-05T12:00:00Z"/>
          <w:b/>
        </w:rPr>
      </w:pPr>
    </w:p>
    <w:p w14:paraId="739428A4" w14:textId="6C5E65B8" w:rsidR="0064488B" w:rsidDel="00F87BB7" w:rsidRDefault="002C5A7E" w:rsidP="00700A20">
      <w:pPr>
        <w:pStyle w:val="Body"/>
        <w:rPr>
          <w:del w:id="312" w:author="Sands, Scott A.,Ph.D." w:date="2019-08-05T12:00:00Z"/>
        </w:rPr>
      </w:pPr>
      <w:del w:id="313" w:author="Sands, Scott A.,Ph.D." w:date="2019-08-05T12:00:00Z">
        <w:r w:rsidRPr="00A11D8E" w:rsidDel="00F87BB7">
          <w:rPr>
            <w:b/>
          </w:rPr>
          <w:delText>Results:</w:delText>
        </w:r>
        <w:r w:rsidRPr="00712269" w:rsidDel="00F87BB7">
          <w:delText xml:space="preserve"> </w:delText>
        </w:r>
        <w:r w:rsidR="007D52A3" w:rsidDel="00F87BB7">
          <w:delText xml:space="preserve">Greater </w:delText>
        </w:r>
        <w:r w:rsidR="001E5A31" w:rsidDel="00F87BB7">
          <w:delText xml:space="preserve">oral appliance </w:delText>
        </w:r>
        <w:r w:rsidR="00767C39" w:rsidDel="00F87BB7">
          <w:delText xml:space="preserve">efficacy was </w:delText>
        </w:r>
        <w:r w:rsidR="00F21148" w:rsidDel="00F87BB7">
          <w:delText xml:space="preserve">predicted </w:delText>
        </w:r>
      </w:del>
      <w:ins w:id="314" w:author="Sands, Scott A.,Ph.D. [2]" w:date="2019-06-07T18:17:00Z">
        <w:del w:id="315" w:author="Sands, Scott A.,Ph.D." w:date="2019-08-05T12:00:00Z">
          <w:r w:rsidR="00AB1757" w:rsidDel="00F87BB7">
            <w:delText xml:space="preserve">associated with </w:delText>
          </w:r>
        </w:del>
      </w:ins>
      <w:del w:id="316" w:author="Sands, Scott A.,Ph.D." w:date="2019-08-05T12:00:00Z">
        <w:r w:rsidR="00F21148" w:rsidDel="00F87BB7">
          <w:delText>by</w:delText>
        </w:r>
        <w:r w:rsidR="001E5A31" w:rsidDel="00F87BB7">
          <w:delText xml:space="preserve"> </w:delText>
        </w:r>
        <w:r w:rsidR="00433503" w:rsidDel="00F87BB7">
          <w:delText>favorable</w:delText>
        </w:r>
        <w:r w:rsidR="00442D41" w:rsidRPr="00D1441A" w:rsidDel="00F87BB7">
          <w:delText xml:space="preserve"> non-</w:delText>
        </w:r>
        <w:r w:rsidR="00F21528" w:rsidDel="00F87BB7">
          <w:delText>pharyngeal</w:delText>
        </w:r>
        <w:r w:rsidR="00442D41" w:rsidRPr="00D1441A" w:rsidDel="00F87BB7">
          <w:delText xml:space="preserve"> </w:delText>
        </w:r>
        <w:r w:rsidR="0021468D" w:rsidDel="00F87BB7">
          <w:delText>traits</w:delText>
        </w:r>
        <w:r w:rsidR="0021468D" w:rsidRPr="00D1441A" w:rsidDel="00F87BB7">
          <w:delText xml:space="preserve"> </w:delText>
        </w:r>
        <w:r w:rsidR="00285B51" w:rsidDel="00F87BB7">
          <w:delText>(</w:delText>
        </w:r>
        <w:r w:rsidR="00247C82" w:rsidDel="00F87BB7">
          <w:delText xml:space="preserve">lower </w:delText>
        </w:r>
        <w:r w:rsidR="00285B51" w:rsidRPr="00442D41" w:rsidDel="00F87BB7">
          <w:rPr>
            <w:i/>
          </w:rPr>
          <w:delText>loop gain</w:delText>
        </w:r>
        <w:r w:rsidR="00285B51" w:rsidDel="00F87BB7">
          <w:delText xml:space="preserve">, </w:delText>
        </w:r>
        <w:r w:rsidR="00247C82" w:rsidDel="00F87BB7">
          <w:delText xml:space="preserve">higher </w:delText>
        </w:r>
        <w:r w:rsidR="00285B51" w:rsidRPr="00442D41" w:rsidDel="00F87BB7">
          <w:rPr>
            <w:i/>
          </w:rPr>
          <w:delText>arousal threshold</w:delText>
        </w:r>
        <w:r w:rsidR="00285B51" w:rsidDel="00F87BB7">
          <w:delText xml:space="preserve"> and </w:delText>
        </w:r>
        <w:r w:rsidR="00247C82" w:rsidDel="00F87BB7">
          <w:delText xml:space="preserve">lower </w:delText>
        </w:r>
        <w:r w:rsidR="00285B51" w:rsidRPr="00442D41" w:rsidDel="00F87BB7">
          <w:rPr>
            <w:i/>
          </w:rPr>
          <w:delText>response to arousal</w:delText>
        </w:r>
        <w:r w:rsidR="00285B51" w:rsidDel="00F87BB7">
          <w:delText>)</w:delText>
        </w:r>
        <w:r w:rsidR="00442D41" w:rsidDel="00F87BB7">
          <w:delText xml:space="preserve">, </w:delText>
        </w:r>
        <w:r w:rsidR="007D52A3" w:rsidDel="00F87BB7">
          <w:delText>moderate (non-</w:delText>
        </w:r>
        <w:r w:rsidR="00442D41" w:rsidDel="00F87BB7">
          <w:delText>mild</w:delText>
        </w:r>
        <w:r w:rsidR="007D52A3" w:rsidDel="00F87BB7">
          <w:delText>, non-</w:delText>
        </w:r>
        <w:r w:rsidR="00442D41" w:rsidDel="00F87BB7">
          <w:delText>severe</w:delText>
        </w:r>
        <w:r w:rsidR="007D52A3" w:rsidDel="00F87BB7">
          <w:delText>)</w:delText>
        </w:r>
        <w:r w:rsidR="00442D41" w:rsidDel="00F87BB7">
          <w:delText xml:space="preserve"> </w:delText>
        </w:r>
        <w:r w:rsidR="006C2D89" w:rsidDel="00F87BB7">
          <w:delText xml:space="preserve">pharyngeal </w:delText>
        </w:r>
        <w:r w:rsidR="00442D41" w:rsidRPr="00F24DB8" w:rsidDel="00F87BB7">
          <w:rPr>
            <w:i/>
            <w:iCs/>
          </w:rPr>
          <w:delText>collapsibility</w:delText>
        </w:r>
        <w:r w:rsidR="00F21528" w:rsidDel="00F87BB7">
          <w:delText xml:space="preserve"> and </w:delText>
        </w:r>
        <w:r w:rsidR="007D52A3" w:rsidDel="00F87BB7">
          <w:delText xml:space="preserve">weaker </w:delText>
        </w:r>
        <w:r w:rsidR="006C2D89" w:rsidDel="00F87BB7">
          <w:delText xml:space="preserve">muscle </w:delText>
        </w:r>
        <w:r w:rsidR="00F21528" w:rsidRPr="008368A6" w:rsidDel="00F87BB7">
          <w:rPr>
            <w:i/>
          </w:rPr>
          <w:delText>compensation</w:delText>
        </w:r>
        <w:r w:rsidR="00442D41" w:rsidRPr="00D1441A" w:rsidDel="00F87BB7">
          <w:delText xml:space="preserve"> </w:delText>
        </w:r>
        <w:r w:rsidR="00442D41" w:rsidDel="00F87BB7">
          <w:delText>(</w:delText>
        </w:r>
        <w:r w:rsidR="00425800" w:rsidDel="00F87BB7">
          <w:delText xml:space="preserve">overall </w:delText>
        </w:r>
        <w:r w:rsidR="00425800" w:rsidRPr="00285B51" w:rsidDel="00F87BB7">
          <w:rPr>
            <w:color w:val="000000" w:themeColor="text1"/>
          </w:rPr>
          <w:delText>R</w:delText>
        </w:r>
        <w:r w:rsidR="00425800" w:rsidRPr="00285B51" w:rsidDel="00F87BB7">
          <w:rPr>
            <w:color w:val="000000" w:themeColor="text1"/>
            <w:vertAlign w:val="superscript"/>
          </w:rPr>
          <w:delText>2</w:delText>
        </w:r>
        <w:r w:rsidR="00425800" w:rsidRPr="00285B51" w:rsidDel="00F87BB7">
          <w:rPr>
            <w:color w:val="000000" w:themeColor="text1"/>
          </w:rPr>
          <w:delText>=0.</w:delText>
        </w:r>
        <w:r w:rsidR="00864BBC" w:rsidRPr="00285B51" w:rsidDel="00F87BB7">
          <w:rPr>
            <w:color w:val="000000" w:themeColor="text1"/>
          </w:rPr>
          <w:delText>30</w:delText>
        </w:r>
        <w:r w:rsidR="00425800" w:rsidRPr="00285B51" w:rsidDel="00F87BB7">
          <w:rPr>
            <w:color w:val="000000" w:themeColor="text1"/>
          </w:rPr>
          <w:delText xml:space="preserve">, </w:delText>
        </w:r>
        <w:r w:rsidR="00582146" w:rsidDel="00F87BB7">
          <w:rPr>
            <w:color w:val="000000" w:themeColor="text1"/>
          </w:rPr>
          <w:delText>adjusted R</w:delText>
        </w:r>
        <w:r w:rsidR="00582146" w:rsidRPr="00582146" w:rsidDel="00F87BB7">
          <w:rPr>
            <w:color w:val="000000" w:themeColor="text1"/>
            <w:vertAlign w:val="superscript"/>
          </w:rPr>
          <w:delText>2</w:delText>
        </w:r>
        <w:r w:rsidR="00582146" w:rsidDel="00F87BB7">
          <w:rPr>
            <w:color w:val="000000" w:themeColor="text1"/>
          </w:rPr>
          <w:delText xml:space="preserve">=0.19, </w:delText>
        </w:r>
        <w:r w:rsidR="00285B51" w:rsidRPr="00285B51" w:rsidDel="00F87BB7">
          <w:rPr>
            <w:color w:val="000000" w:themeColor="text1"/>
          </w:rPr>
          <w:delText>p</w:delText>
        </w:r>
        <w:r w:rsidR="00425800" w:rsidRPr="00285B51" w:rsidDel="00F87BB7">
          <w:rPr>
            <w:color w:val="000000" w:themeColor="text1"/>
          </w:rPr>
          <w:delText>=0.0</w:delText>
        </w:r>
        <w:r w:rsidR="00285B51" w:rsidRPr="00285B51" w:rsidDel="00F87BB7">
          <w:rPr>
            <w:color w:val="000000" w:themeColor="text1"/>
          </w:rPr>
          <w:delText>03</w:delText>
        </w:r>
        <w:r w:rsidR="00425800" w:rsidDel="00F87BB7">
          <w:delText>)</w:delText>
        </w:r>
        <w:r w:rsidR="00B43D95" w:rsidDel="00F87BB7">
          <w:delText>.</w:delText>
        </w:r>
        <w:r w:rsidR="00425800" w:rsidDel="00F87BB7">
          <w:delText xml:space="preserve"> </w:delText>
        </w:r>
        <w:r w:rsidR="00D2623B" w:rsidDel="00F87BB7">
          <w:delText xml:space="preserve">Predicted responders </w:delText>
        </w:r>
        <w:r w:rsidR="00D2623B" w:rsidRPr="00897ECE" w:rsidDel="00F87BB7">
          <w:rPr>
            <w:iCs/>
            <w:color w:val="000000" w:themeColor="text1"/>
          </w:rPr>
          <w:delText>(N=</w:delText>
        </w:r>
        <w:r w:rsidR="00D2623B" w:rsidDel="00F87BB7">
          <w:rPr>
            <w:iCs/>
            <w:color w:val="000000" w:themeColor="text1"/>
          </w:rPr>
          <w:delText>54</w:delText>
        </w:r>
        <w:r w:rsidR="00D2623B" w:rsidRPr="00897ECE" w:rsidDel="00F87BB7">
          <w:rPr>
            <w:iCs/>
            <w:color w:val="000000" w:themeColor="text1"/>
          </w:rPr>
          <w:delText>), compared with predicted non-responders (N=</w:delText>
        </w:r>
        <w:r w:rsidR="00D2623B" w:rsidDel="00F87BB7">
          <w:rPr>
            <w:iCs/>
            <w:color w:val="000000" w:themeColor="text1"/>
          </w:rPr>
          <w:delText>39</w:delText>
        </w:r>
        <w:r w:rsidR="00D2623B" w:rsidRPr="00897ECE" w:rsidDel="00F87BB7">
          <w:rPr>
            <w:iCs/>
            <w:color w:val="000000" w:themeColor="text1"/>
          </w:rPr>
          <w:delText>), exhibited a greater reduction</w:delText>
        </w:r>
        <w:r w:rsidR="00D2623B" w:rsidDel="00F87BB7">
          <w:rPr>
            <w:iCs/>
            <w:color w:val="000000" w:themeColor="text1"/>
          </w:rPr>
          <w:delText xml:space="preserve"> in AHI from baseline (</w:delText>
        </w:r>
        <w:r w:rsidR="00D2623B" w:rsidDel="00F87BB7">
          <w:delText>73[66-79] vs</w:delText>
        </w:r>
        <w:r w:rsidR="007D52A3" w:rsidDel="00F87BB7">
          <w:delText>.</w:delText>
        </w:r>
        <w:r w:rsidR="00D2623B" w:rsidDel="00F87BB7">
          <w:delText xml:space="preserve"> 51[38-61]%, mean[95%CI], p&lt;0.0001) and </w:delText>
        </w:r>
        <w:r w:rsidR="006C2D89" w:rsidDel="00F87BB7">
          <w:delText>a lower</w:delText>
        </w:r>
        <w:r w:rsidR="00D2623B" w:rsidDel="00F87BB7">
          <w:delText xml:space="preserve"> residual </w:delText>
        </w:r>
      </w:del>
      <w:ins w:id="317" w:author="Sands, Scott A.,Ph.D. [2]" w:date="2019-06-07T18:20:00Z">
        <w:del w:id="318" w:author="Sands, Scott A.,Ph.D." w:date="2019-08-05T12:00:00Z">
          <w:r w:rsidR="00AB1757" w:rsidDel="00F87BB7">
            <w:delText xml:space="preserve">treatment </w:delText>
          </w:r>
        </w:del>
      </w:ins>
      <w:del w:id="319" w:author="Sands, Scott A.,Ph.D." w:date="2019-08-05T12:00:00Z">
        <w:r w:rsidR="00D2623B" w:rsidDel="00F87BB7">
          <w:delText>AHI on treatment (8[6-11] vs</w:delText>
        </w:r>
        <w:r w:rsidR="007D52A3" w:rsidDel="00F87BB7">
          <w:delText>.</w:delText>
        </w:r>
        <w:r w:rsidR="00D2623B" w:rsidDel="00F87BB7">
          <w:delText xml:space="preserve"> 16[12-20]events/hr, p=0.002).</w:delText>
        </w:r>
        <w:r w:rsidR="00892B68" w:rsidDel="00F87BB7">
          <w:rPr>
            <w:color w:val="000000" w:themeColor="text1"/>
          </w:rPr>
          <w:delText xml:space="preserve"> </w:delText>
        </w:r>
        <w:r w:rsidR="00D2623B" w:rsidDel="00F87BB7">
          <w:rPr>
            <w:color w:val="000000" w:themeColor="text1"/>
          </w:rPr>
          <w:delText>D</w:delText>
        </w:r>
        <w:r w:rsidR="00892B68" w:rsidDel="00F87BB7">
          <w:rPr>
            <w:color w:val="000000" w:themeColor="text1"/>
          </w:rPr>
          <w:delText xml:space="preserve">ifferences </w:delText>
        </w:r>
        <w:r w:rsidR="00AF49A5" w:rsidDel="00F87BB7">
          <w:rPr>
            <w:color w:val="000000" w:themeColor="text1"/>
          </w:rPr>
          <w:delText>persisted</w:delText>
        </w:r>
        <w:r w:rsidR="00892B68" w:rsidDel="00F87BB7">
          <w:rPr>
            <w:color w:val="000000" w:themeColor="text1"/>
          </w:rPr>
          <w:delText xml:space="preserve"> after adjusting for clinical covariates (including baseline AHI, body mass index</w:delText>
        </w:r>
        <w:r w:rsidR="00056093" w:rsidDel="00F87BB7">
          <w:rPr>
            <w:color w:val="000000" w:themeColor="text1"/>
          </w:rPr>
          <w:delText>,</w:delText>
        </w:r>
        <w:r w:rsidR="004E2C11" w:rsidDel="00F87BB7">
          <w:rPr>
            <w:color w:val="000000" w:themeColor="text1"/>
          </w:rPr>
          <w:delText xml:space="preserve"> and</w:delText>
        </w:r>
        <w:r w:rsidR="00892B68" w:rsidDel="00F87BB7">
          <w:rPr>
            <w:color w:val="000000" w:themeColor="text1"/>
          </w:rPr>
          <w:delText xml:space="preserve"> neck circumference).</w:delText>
        </w:r>
        <w:r w:rsidR="00425800" w:rsidDel="00F87BB7">
          <w:delText xml:space="preserve"> </w:delText>
        </w:r>
      </w:del>
    </w:p>
    <w:p w14:paraId="0532DEEF" w14:textId="7C71356F" w:rsidR="00671C53" w:rsidDel="00F87BB7" w:rsidRDefault="00671C53" w:rsidP="00700A20">
      <w:pPr>
        <w:pStyle w:val="Body"/>
        <w:rPr>
          <w:del w:id="320" w:author="Sands, Scott A.,Ph.D." w:date="2019-08-05T12:00:00Z"/>
          <w:b/>
        </w:rPr>
      </w:pPr>
    </w:p>
    <w:p w14:paraId="0028A86D" w14:textId="1A7276FF" w:rsidR="00601EC1" w:rsidRPr="00712269" w:rsidRDefault="002C5A7E" w:rsidP="00700A20">
      <w:pPr>
        <w:pStyle w:val="Body"/>
      </w:pPr>
      <w:r w:rsidRPr="00A11D8E">
        <w:rPr>
          <w:b/>
        </w:rPr>
        <w:t xml:space="preserve">Conclusions: </w:t>
      </w:r>
      <w:del w:id="321" w:author="Sands, Scott A.,Ph.D." w:date="2019-08-05T12:18:00Z">
        <w:r w:rsidR="00FE0DD3" w:rsidDel="004A0F8E">
          <w:delText xml:space="preserve">Quantifying </w:delText>
        </w:r>
        <w:r w:rsidR="00442D41" w:rsidDel="004A0F8E">
          <w:delText xml:space="preserve">OSA </w:delText>
        </w:r>
        <w:r w:rsidR="0021468D" w:rsidDel="004A0F8E">
          <w:delText xml:space="preserve">traits </w:delText>
        </w:r>
        <w:r w:rsidR="00FE0DD3" w:rsidDel="004A0F8E">
          <w:delText xml:space="preserve">using </w:delText>
        </w:r>
        <w:r w:rsidR="00143664" w:rsidDel="004A0F8E">
          <w:delText xml:space="preserve">clinical </w:delText>
        </w:r>
        <w:r w:rsidR="00FE0DD3" w:rsidDel="004A0F8E">
          <w:delText xml:space="preserve">polysomnography </w:delText>
        </w:r>
        <w:r w:rsidR="001E5A31" w:rsidDel="004A0F8E">
          <w:delText xml:space="preserve">can </w:delText>
        </w:r>
        <w:r w:rsidR="00442D41" w:rsidDel="004A0F8E">
          <w:delText xml:space="preserve">identify </w:delText>
        </w:r>
        <w:r w:rsidR="001E5A31" w:rsidDel="004A0F8E">
          <w:delText>a</w:delText>
        </w:r>
        <w:r w:rsidR="004E2C11" w:rsidDel="004A0F8E">
          <w:delText>n</w:delText>
        </w:r>
        <w:r w:rsidR="0021468D" w:rsidDel="004A0F8E">
          <w:delText xml:space="preserve"> </w:delText>
        </w:r>
        <w:r w:rsidR="000B37BA" w:rsidDel="004A0F8E">
          <w:delText>endotype-based</w:delText>
        </w:r>
        <w:r w:rsidR="004E2C11" w:rsidDel="004A0F8E">
          <w:delText xml:space="preserve"> </w:delText>
        </w:r>
        <w:r w:rsidR="001E5A31" w:rsidDel="004A0F8E">
          <w:delText>subgroup</w:delText>
        </w:r>
        <w:r w:rsidR="007D34D7" w:rsidDel="004A0F8E">
          <w:delText xml:space="preserve"> of</w:delText>
        </w:r>
        <w:r w:rsidR="001E5A31" w:rsidDel="004A0F8E">
          <w:delText xml:space="preserve"> </w:delText>
        </w:r>
        <w:r w:rsidR="007D34D7" w:rsidDel="004A0F8E">
          <w:delText xml:space="preserve">patients </w:delText>
        </w:r>
        <w:r w:rsidR="00257365" w:rsidDel="004A0F8E">
          <w:delText xml:space="preserve">that is </w:delText>
        </w:r>
        <w:r w:rsidR="00767C39" w:rsidDel="004A0F8E">
          <w:delText xml:space="preserve">highly </w:delText>
        </w:r>
        <w:r w:rsidR="00442D41" w:rsidDel="004A0F8E">
          <w:delText xml:space="preserve">responsive to oral appliance </w:delText>
        </w:r>
        <w:r w:rsidR="00892B68" w:rsidDel="004A0F8E">
          <w:delText xml:space="preserve">therapy. </w:delText>
        </w:r>
        <w:r w:rsidR="00AF49A5" w:rsidDel="004A0F8E">
          <w:delText>Further prospective validat</w:delText>
        </w:r>
        <w:r w:rsidR="00D560A3" w:rsidDel="004A0F8E">
          <w:delText>ion is warranted</w:delText>
        </w:r>
      </w:del>
      <w:ins w:id="322" w:author="Peter Cistulli" w:date="2019-05-23T14:51:00Z">
        <w:del w:id="323" w:author="Sands, Scott A.,Ph.D." w:date="2019-08-05T12:18:00Z">
          <w:r w:rsidR="00271340" w:rsidDel="004A0F8E">
            <w:delText>required to determine the clinical utility of this approach</w:delText>
          </w:r>
        </w:del>
      </w:ins>
      <w:del w:id="324" w:author="Sands, Scott A.,Ph.D." w:date="2019-08-05T12:18:00Z">
        <w:r w:rsidR="00D560A3" w:rsidDel="004A0F8E">
          <w:delText>.</w:delText>
        </w:r>
      </w:del>
      <w:ins w:id="325" w:author="Sands, Scott A.,Ph.D. [2]" w:date="2019-06-07T18:20:00Z">
        <w:del w:id="326" w:author="Sands, Scott A.,Ph.D." w:date="2019-08-05T12:18:00Z">
          <w:r w:rsidR="00AB1757" w:rsidDel="004A0F8E">
            <w:delText xml:space="preserve"> needed.</w:delText>
          </w:r>
        </w:del>
      </w:ins>
      <w:ins w:id="327" w:author="Sands, Scott A.,Ph.D." w:date="2019-08-05T12:18:00Z">
        <w:r w:rsidR="004A0F8E">
          <w:t>Simple linear combinations of powers can provide an accurate continuous measure of wake</w:t>
        </w:r>
      </w:ins>
      <w:ins w:id="328" w:author="Sands, Scott A.,Ph.D." w:date="2019-08-05T12:19:00Z">
        <w:r w:rsidR="004A0F8E">
          <w:t xml:space="preserve"> versus sleep. </w:t>
        </w:r>
      </w:ins>
      <w:ins w:id="329" w:author="Sands, Scott A.,Ph.D." w:date="2019-08-05T12:18:00Z">
        <w:r w:rsidR="004A0F8E">
          <w:t xml:space="preserve"> </w:t>
        </w:r>
      </w:ins>
      <w:r w:rsidR="00D560A3">
        <w:t xml:space="preserve"> </w:t>
      </w:r>
    </w:p>
    <w:p w14:paraId="280E6734" w14:textId="77777777" w:rsidR="00ED7AE6" w:rsidRPr="00712269" w:rsidRDefault="00ED7AE6" w:rsidP="00B06BB6">
      <w:pPr>
        <w:suppressLineNumbers/>
        <w:spacing w:line="360" w:lineRule="auto"/>
        <w:rPr>
          <w:b/>
        </w:rPr>
      </w:pPr>
    </w:p>
    <w:p w14:paraId="4B9A076A" w14:textId="77777777" w:rsidR="00ED7AE6" w:rsidRPr="00712269" w:rsidRDefault="00ED7AE6" w:rsidP="00892B68">
      <w:pPr>
        <w:pStyle w:val="Heading1"/>
      </w:pPr>
      <w:r w:rsidRPr="00712269">
        <w:t>Keywords</w:t>
      </w:r>
    </w:p>
    <w:p w14:paraId="6F1B38F5" w14:textId="346AE379" w:rsidR="00ED7AE6" w:rsidRPr="00712269" w:rsidRDefault="00F87BB7" w:rsidP="00700A20">
      <w:pPr>
        <w:pStyle w:val="Body"/>
      </w:pPr>
      <w:ins w:id="330" w:author="Sands, Scott A.,Ph.D." w:date="2019-08-05T12:02:00Z">
        <w:r>
          <w:t xml:space="preserve">Wake sleep continuum </w:t>
        </w:r>
      </w:ins>
      <w:del w:id="331" w:author="Sands, Scott A.,Ph.D." w:date="2019-08-05T12:02:00Z">
        <w:r w:rsidR="00CC5181" w:rsidDel="00F87BB7">
          <w:delText xml:space="preserve">sleep disordered breathing </w:delText>
        </w:r>
      </w:del>
      <w:r w:rsidR="00CD5052" w:rsidRPr="00712269">
        <w:t xml:space="preserve">| </w:t>
      </w:r>
      <w:ins w:id="332" w:author="Sands, Scott A.,Ph.D." w:date="2019-08-05T12:02:00Z">
        <w:r>
          <w:t xml:space="preserve">power spectrum </w:t>
        </w:r>
      </w:ins>
      <w:del w:id="333" w:author="Sands, Scott A.,Ph.D." w:date="2019-08-05T12:02:00Z">
        <w:r w:rsidR="00CC5181" w:rsidRPr="00534929" w:rsidDel="00F87BB7">
          <w:delText>personalized</w:delText>
        </w:r>
        <w:r w:rsidR="00CC5181" w:rsidRPr="00712269" w:rsidDel="00F87BB7">
          <w:delText xml:space="preserve"> medicine </w:delText>
        </w:r>
      </w:del>
      <w:r w:rsidR="00ED7AE6" w:rsidRPr="00712269">
        <w:t xml:space="preserve">| </w:t>
      </w:r>
      <w:del w:id="334" w:author="Sands, Scott A.,Ph.D." w:date="2019-08-05T12:02:00Z">
        <w:r w:rsidR="00CC5181" w:rsidDel="00F87BB7">
          <w:delText>targeted therapy</w:delText>
        </w:r>
        <w:r w:rsidR="00CC5181" w:rsidRPr="00712269" w:rsidDel="00F87BB7">
          <w:delText xml:space="preserve"> </w:delText>
        </w:r>
        <w:r w:rsidR="00F81DDA" w:rsidRPr="00712269" w:rsidDel="00F87BB7">
          <w:delText xml:space="preserve">| </w:delText>
        </w:r>
      </w:del>
      <w:r w:rsidR="00CC5181">
        <w:t>phenotype</w:t>
      </w:r>
      <w:r w:rsidR="004E2C11">
        <w:t xml:space="preserve"> | </w:t>
      </w:r>
      <w:ins w:id="335" w:author="Sands, Scott A.,Ph.D." w:date="2019-08-05T12:03:00Z">
        <w:r>
          <w:t>automated scoring</w:t>
        </w:r>
      </w:ins>
      <w:del w:id="336" w:author="Sands, Scott A.,Ph.D." w:date="2019-08-05T12:02:00Z">
        <w:r w:rsidR="004E2C11" w:rsidDel="00F87BB7">
          <w:delText>mandibular advancement splints</w:delText>
        </w:r>
      </w:del>
    </w:p>
    <w:p w14:paraId="03D93915" w14:textId="77777777" w:rsidR="003E500F" w:rsidRPr="00712269" w:rsidRDefault="003E500F" w:rsidP="00700A20">
      <w:pPr>
        <w:pStyle w:val="Body"/>
      </w:pPr>
    </w:p>
    <w:p w14:paraId="2BF4B6AD" w14:textId="25806244" w:rsidR="003E500F" w:rsidRPr="00712269" w:rsidRDefault="003E500F" w:rsidP="00700A20">
      <w:pPr>
        <w:pStyle w:val="Body"/>
      </w:pPr>
    </w:p>
    <w:p w14:paraId="02650BD7" w14:textId="67737C52" w:rsidR="00ED7AE6" w:rsidRPr="00712269" w:rsidRDefault="00ED7AE6">
      <w:pPr>
        <w:pStyle w:val="Heading1"/>
        <w:rPr>
          <w:rStyle w:val="Heading1Char"/>
          <w:b/>
          <w:noProof/>
        </w:rPr>
      </w:pPr>
      <w:r w:rsidRPr="00712269">
        <w:br w:type="page"/>
      </w:r>
      <w:r w:rsidRPr="00712269">
        <w:rPr>
          <w:rStyle w:val="Heading1Char"/>
          <w:b/>
        </w:rPr>
        <w:lastRenderedPageBreak/>
        <w:t>Introduction</w:t>
      </w:r>
    </w:p>
    <w:p w14:paraId="19517D2E" w14:textId="03EDD495" w:rsidR="00442D41" w:rsidRPr="000D41DC" w:rsidRDefault="00BC58DF" w:rsidP="00442D41">
      <w:pPr>
        <w:pStyle w:val="Body"/>
        <w:spacing w:line="480" w:lineRule="auto"/>
      </w:pPr>
      <w:r>
        <w:t>Oral appliances</w:t>
      </w:r>
      <w:r w:rsidR="00AF49A5">
        <w:t>, intraoral devices worn</w:t>
      </w:r>
      <w:r w:rsidR="00442D41">
        <w:t xml:space="preserve"> </w:t>
      </w:r>
      <w:r w:rsidR="00AF49A5">
        <w:t xml:space="preserve">during sleep to protrude the mandible, </w:t>
      </w:r>
      <w:r w:rsidR="00A11D8E">
        <w:t xml:space="preserve">are </w:t>
      </w:r>
      <w:r w:rsidR="00442D41">
        <w:t xml:space="preserve">increasingly </w:t>
      </w:r>
      <w:r w:rsidR="003718C8">
        <w:t xml:space="preserve">utilized </w:t>
      </w:r>
      <w:r w:rsidR="00442D41">
        <w:t xml:space="preserve">as a treatment alternative for </w:t>
      </w:r>
      <w:r w:rsidR="00700A20">
        <w:t>obstructive sleep apnea (OSA)</w:t>
      </w:r>
      <w:r w:rsidR="00F20FCD">
        <w:t>.</w:t>
      </w:r>
      <w:hyperlink w:anchor="_ENREF_1" w:tooltip="Ramar, 2015 #254" w:history="1">
        <w:r w:rsidR="00CE639D" w:rsidRPr="009A760B">
          <w:fldChar w:fldCharType="begin"/>
        </w:r>
        <w:r w:rsidR="00CE639D" w:rsidRPr="009A760B">
          <w:instrText xml:space="preserve"> ADDIN EN.CITE &lt;EndNote&gt;&lt;Cite&gt;&lt;Author&gt;Ramar&lt;/Author&gt;&lt;Year&gt;2015&lt;/Year&gt;&lt;RecNum&gt;254&lt;/RecNum&gt;&lt;DisplayText&gt;&lt;style face="superscript"&gt;1&lt;/style&gt;&lt;/DisplayText&gt;&lt;record&gt;&lt;rec-number&gt;254&lt;/rec-number&gt;&lt;foreign-keys&gt;&lt;key app="EN" db-id="efzrvr9xzvsra7e559kxp2wsv9daaaarw52w" timestamp="1456360995"&gt;254&lt;/key&gt;&lt;/foreign-keys&gt;&lt;ref-type name="Journal Article"&gt;17&lt;/ref-type&gt;&lt;contributors&gt;&lt;authors&gt;&lt;author&gt;Ramar, K.&lt;/author&gt;&lt;author&gt;L. C. Dort&lt;/author&gt;&lt;author&gt;S. G. Katz&lt;/author&gt;&lt;author&gt;C. J. Lettieri&lt;/author&gt;&lt;author&gt;C. G. Harrod &lt;/author&gt;&lt;author&gt;S. M.Thomas &lt;/author&gt;&lt;author&gt;R. D.Chervin &lt;/author&gt;&lt;/authors&gt;&lt;/contributors&gt;&lt;auth-address&gt;Mayo Clinic, Rochester, MN.&amp;#xD;University of Calgary, Calgary, Alberta, Canada.&amp;#xD;Atlanta, GA.&amp;#xD;Walter Reed National Military Medical Center, Bethesda, MD.&amp;#xD;American Academy of Sleep Medicine, Darien, IL.&amp;#xD;University of Michigan, Ann Arbor, MI.&lt;/auth-address&gt;&lt;titles&gt;&lt;title&gt;Clinical practice guideline for the treatment of obstructive sleep apnea and snoring with oral appliance therapy: an update for 2015&lt;/title&gt;&lt;secondary-title&gt;Journal of Clinical Sleep Medicine&lt;/secondary-title&gt;&lt;alt-title&gt;Journal of clinical sleep medicine : JCSM : official publication of the American Academy of Sleep Medicine&lt;/alt-title&gt;&lt;/titles&gt;&lt;periodical&gt;&lt;full-title&gt;Journal of Clinical Sleep Medicine&lt;/full-title&gt;&lt;abbr-1&gt;J. Clin. Sleep Med.&lt;/abbr-1&gt;&lt;abbr-2&gt;J Clin Sleep Med&lt;/abbr-2&gt;&lt;/periodical&gt;&lt;pages&gt;773-827&lt;/pages&gt;&lt;volume&gt;11&lt;/volume&gt;&lt;number&gt;7&lt;/number&gt;&lt;edition&gt;2015/06/23&lt;/edition&gt;&lt;keywords&gt;&lt;keyword&gt;mandibular advancement&lt;/keyword&gt;&lt;keyword&gt;obstructive sleep apnea&lt;/keyword&gt;&lt;keyword&gt;oral appliance&lt;/keyword&gt;&lt;keyword&gt;positive airway pressure&lt;/keyword&gt;&lt;keyword&gt;snoring&lt;/keyword&gt;&lt;/keywords&gt;&lt;dates&gt;&lt;year&gt;2015&lt;/year&gt;&lt;pub-dates&gt;&lt;date&gt;Jul&lt;/date&gt;&lt;/pub-dates&gt;&lt;/dates&gt;&lt;isbn&gt;1550-9389&lt;/isbn&gt;&lt;accession-num&gt;26094920&lt;/accession-num&gt;&lt;urls&gt;&lt;/urls&gt;&lt;custom2&gt;Pmc4481062&lt;/custom2&gt;&lt;electronic-resource-num&gt;10.5664/jcsm.4858&lt;/electronic-resource-num&gt;&lt;remote-database-provider&gt;NLM&lt;/remote-database-provider&gt;&lt;language&gt;eng&lt;/language&gt;&lt;/record&gt;&lt;/Cite&gt;&lt;/EndNote&gt;</w:instrText>
        </w:r>
        <w:r w:rsidR="00CE639D" w:rsidRPr="009A760B">
          <w:fldChar w:fldCharType="separate"/>
        </w:r>
        <w:r w:rsidR="00CE639D" w:rsidRPr="009A760B">
          <w:rPr>
            <w:noProof/>
            <w:vertAlign w:val="superscript"/>
          </w:rPr>
          <w:t>1</w:t>
        </w:r>
        <w:r w:rsidR="00CE639D" w:rsidRPr="009A760B">
          <w:fldChar w:fldCharType="end"/>
        </w:r>
      </w:hyperlink>
      <w:r w:rsidR="00F20FCD">
        <w:t xml:space="preserve"> </w:t>
      </w:r>
      <w:ins w:id="337" w:author="Peter Cistulli" w:date="2019-05-23T14:52:00Z">
        <w:r w:rsidR="00F2693B">
          <w:t xml:space="preserve">The literature indicates that </w:t>
        </w:r>
      </w:ins>
      <w:del w:id="338" w:author="Ahmad Abdulraheem M. Bamagoos" w:date="2019-05-16T12:56:00Z">
        <w:r w:rsidR="00442D41" w:rsidRPr="00D1441A" w:rsidDel="00ED2B66">
          <w:delText xml:space="preserve">On average </w:delText>
        </w:r>
      </w:del>
      <w:ins w:id="339" w:author="Ahmad Abdulraheem M. Bamagoos" w:date="2019-05-16T12:56:00Z">
        <w:del w:id="340" w:author="Peter Cistulli" w:date="2019-05-23T14:52:00Z">
          <w:r w:rsidR="00ED2B66" w:rsidDel="00F2693B">
            <w:delText>O</w:delText>
          </w:r>
        </w:del>
      </w:ins>
      <w:ins w:id="341" w:author="Peter Cistulli" w:date="2019-05-23T14:52:00Z">
        <w:r w:rsidR="00F2693B">
          <w:t>o</w:t>
        </w:r>
      </w:ins>
      <w:del w:id="342" w:author="Ahmad Abdulraheem M. Bamagoos" w:date="2019-05-16T12:56:00Z">
        <w:r w:rsidDel="00ED2B66">
          <w:delText>o</w:delText>
        </w:r>
      </w:del>
      <w:r>
        <w:t>ral appliance</w:t>
      </w:r>
      <w:r w:rsidRPr="00D1441A">
        <w:t xml:space="preserve"> </w:t>
      </w:r>
      <w:r w:rsidR="00BA425A">
        <w:t>therapy</w:t>
      </w:r>
      <w:r w:rsidR="00BA425A" w:rsidRPr="00D1441A">
        <w:t xml:space="preserve"> </w:t>
      </w:r>
      <w:r w:rsidR="00442D41" w:rsidRPr="00D1441A">
        <w:t xml:space="preserve">reduces OSA severity (indicated by the apnea-hypopnea index, AHI) by </w:t>
      </w:r>
      <w:ins w:id="343" w:author="Ahmad Abdulraheem M. Bamagoos" w:date="2019-05-18T13:59:00Z">
        <w:r w:rsidR="00386E3F">
          <w:t>a</w:t>
        </w:r>
      </w:ins>
      <w:ins w:id="344" w:author="Sands, Scott A.,Ph.D." w:date="2019-06-06T15:30:00Z">
        <w:r w:rsidR="004B168B">
          <w:t xml:space="preserve">n average of </w:t>
        </w:r>
      </w:ins>
      <w:ins w:id="345" w:author="Ahmad Abdulraheem M. Bamagoos" w:date="2019-05-18T13:59:00Z">
        <w:del w:id="346" w:author="Sands, Scott A.,Ph.D." w:date="2019-06-06T15:30:00Z">
          <w:r w:rsidR="00386E3F" w:rsidDel="004B168B">
            <w:delText xml:space="preserve"> median of</w:delText>
          </w:r>
          <w:r w:rsidR="00386E3F" w:rsidRPr="00D1441A" w:rsidDel="004B168B">
            <w:delText xml:space="preserve"> </w:delText>
          </w:r>
        </w:del>
      </w:ins>
      <w:bookmarkStart w:id="347" w:name="_Hlk9080416"/>
      <w:r w:rsidR="00442D41" w:rsidRPr="00D1441A">
        <w:t xml:space="preserve">approximately </w:t>
      </w:r>
      <w:bookmarkEnd w:id="347"/>
      <w:ins w:id="348" w:author="Ahmad Abdulraheem M. Bamagoos" w:date="2019-05-16T12:57:00Z">
        <w:r w:rsidR="00ED2B66">
          <w:t>50-</w:t>
        </w:r>
      </w:ins>
      <w:r w:rsidR="00442D41" w:rsidRPr="00D1441A">
        <w:t>70%, with variable efficacy across patients</w:t>
      </w:r>
      <w:r w:rsidR="00286F37">
        <w:t>.</w:t>
      </w:r>
      <w:hyperlink w:anchor="_ENREF_2" w:tooltip="Petri, 2008 #260" w:history="1">
        <w:r w:rsidR="00CE639D" w:rsidRPr="009A760B">
          <w:fldChar w:fldCharType="begin">
            <w:fldData xml:space="preserve">PEVuZE5vdGU+PENpdGU+PEF1dGhvcj5QZXRyaTwvQXV0aG9yPjxZZWFyPjIwMDg8L1llYXI+PFJl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</w:fldData>
          </w:fldChar>
        </w:r>
        <w:r w:rsidR="00CE639D" w:rsidRPr="009A760B">
          <w:instrText xml:space="preserve"> ADDIN EN.CITE </w:instrText>
        </w:r>
        <w:r w:rsidR="00CE639D" w:rsidRPr="009A760B">
          <w:fldChar w:fldCharType="begin">
            <w:fldData xml:space="preserve">PEVuZE5vdGU+PENpdGU+PEF1dGhvcj5QZXRyaTwvQXV0aG9yPjxZZWFyPjIwMDg8L1llYXI+PFJl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2-5</w:t>
        </w:r>
        <w:r w:rsidR="00CE639D" w:rsidRPr="009A760B">
          <w:fldChar w:fldCharType="end"/>
        </w:r>
      </w:hyperlink>
      <w:r w:rsidR="00442D41" w:rsidRPr="00D51C1E">
        <w:t xml:space="preserve"> </w:t>
      </w:r>
      <w:r w:rsidR="00442D41" w:rsidRPr="000D41DC">
        <w:t xml:space="preserve">Although </w:t>
      </w:r>
      <w:r w:rsidR="00442D41" w:rsidRPr="004A3BFA">
        <w:t xml:space="preserve">not as efficacious as </w:t>
      </w:r>
      <w:r w:rsidR="00442D41" w:rsidRPr="00D1441A">
        <w:t>continuous positive airway pressure (CPAP) at ameliorating OSA</w:t>
      </w:r>
      <w:r w:rsidR="00433503">
        <w:t>,</w:t>
      </w:r>
      <w:r w:rsidR="00442D41" w:rsidRPr="00D51C1E">
        <w:t xml:space="preserve"> </w:t>
      </w:r>
      <w:r w:rsidR="00442D41" w:rsidRPr="000D41DC">
        <w:t xml:space="preserve">they have a proven </w:t>
      </w:r>
      <w:r w:rsidR="00442D41" w:rsidRPr="004A3BFA">
        <w:t>positive impact on sleepiness, blood pressure and quality of life</w:t>
      </w:r>
      <w:r w:rsidR="00373468">
        <w:t>.</w:t>
      </w:r>
      <w:hyperlink w:anchor="_ENREF_6" w:tooltip="Gotsopoulos, 2002 #265" w:history="1">
        <w:r w:rsidR="00CE639D" w:rsidRPr="009A760B">
          <w:fldChar w:fldCharType="begin">
            <w:fldData xml:space="preserve">PEVuZE5vdGU+PENpdGU+PEF1dGhvcj5Hb3Rzb3BvdWxvczwvQXV0aG9yPjxZZWFyPjIwMDI8L1ll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</w:fldData>
          </w:fldChar>
        </w:r>
        <w:r w:rsidR="00CE639D" w:rsidRPr="009A760B">
          <w:instrText xml:space="preserve"> ADDIN EN.CITE </w:instrText>
        </w:r>
        <w:r w:rsidR="00CE639D" w:rsidRPr="009A760B">
          <w:fldChar w:fldCharType="begin">
            <w:fldData xml:space="preserve">PEVuZE5vdGU+PENpdGU+PEF1dGhvcj5Hb3Rzb3BvdWxvczwvQXV0aG9yPjxZZWFyPjIwMDI8L1ll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6-10</w:t>
        </w:r>
        <w:r w:rsidR="00CE639D" w:rsidRPr="009A760B">
          <w:fldChar w:fldCharType="end"/>
        </w:r>
      </w:hyperlink>
      <w:hyperlink w:anchor="_ENREF_1" w:tooltip="Andren, 2013 #197" w:history="1"/>
      <w:hyperlink w:anchor="_ENREF_1" w:tooltip="Gauthier, 2009 #264" w:history="1"/>
      <w:r w:rsidR="00442D41">
        <w:t xml:space="preserve"> </w:t>
      </w:r>
      <w:r w:rsidR="00433503">
        <w:t>Additionally</w:t>
      </w:r>
      <w:r w:rsidR="00442D41" w:rsidRPr="000D41DC">
        <w:t xml:space="preserve">, studies suggest that treatment outcomes of </w:t>
      </w:r>
      <w:r w:rsidR="00BA425A">
        <w:t>oral appliances</w:t>
      </w:r>
      <w:r w:rsidR="00BA425A" w:rsidRPr="000D41DC">
        <w:t xml:space="preserve"> </w:t>
      </w:r>
      <w:r w:rsidR="00442D41" w:rsidRPr="000D41DC">
        <w:t>and CPAP are similar</w:t>
      </w:r>
      <w:r w:rsidR="00286F37">
        <w:t>,</w:t>
      </w:r>
      <w:hyperlink w:anchor="_ENREF_11" w:tooltip="Phillips, 2013 #200" w:history="1">
        <w:r w:rsidR="00CE639D" w:rsidRPr="009A760B">
          <w:fldChar w:fldCharType="begin">
            <w:fldData xml:space="preserve">PEVuZE5vdGU+PENpdGU+PEF1dGhvcj5QaGlsbGlwczwvQXV0aG9yPjxZZWFyPjIwMTM8L1llYXI+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cnkgJmFtcDsgQ3JpdGljYWwgQ2FyZSBNZWRpY2luZTwvYWJici0zPjwvYWx0LXBlcmlvZGljYWw+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=
</w:fldData>
          </w:fldChar>
        </w:r>
        <w:r w:rsidR="00CE639D" w:rsidRPr="009A760B">
          <w:instrText xml:space="preserve"> ADDIN EN.CITE </w:instrText>
        </w:r>
        <w:r w:rsidR="00CE639D" w:rsidRPr="009A760B">
          <w:fldChar w:fldCharType="begin">
            <w:fldData xml:space="preserve">PEVuZE5vdGU+PENpdGU+PEF1dGhvcj5QaGlsbGlwczwvQXV0aG9yPjxZZWFyPjIwMTM8L1llYXI+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cnkgJmFtcDsgQ3JpdGljYWwgQ2FyZSBNZWRpY2luZTwvYWJici0zPjwvYWx0LXBlcmlvZGljYWw+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=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11</w:t>
        </w:r>
        <w:r w:rsidR="00CE639D" w:rsidRPr="009A760B">
          <w:fldChar w:fldCharType="end"/>
        </w:r>
      </w:hyperlink>
      <w:r w:rsidR="00442D41" w:rsidRPr="00D51C1E">
        <w:t xml:space="preserve"> reflecting superior </w:t>
      </w:r>
      <w:r w:rsidR="00BA425A">
        <w:t>adherence</w:t>
      </w:r>
      <w:r w:rsidR="00BA425A" w:rsidRPr="00D51C1E">
        <w:t xml:space="preserve"> </w:t>
      </w:r>
      <w:r w:rsidR="00BA425A">
        <w:t>to oral appliance</w:t>
      </w:r>
      <w:r w:rsidR="00BA425A" w:rsidRPr="004A3BFA">
        <w:t xml:space="preserve"> </w:t>
      </w:r>
      <w:r w:rsidR="00BA425A">
        <w:t>therapy</w:t>
      </w:r>
      <w:r w:rsidR="00442D41" w:rsidRPr="00D1441A">
        <w:t xml:space="preserve">. </w:t>
      </w:r>
      <w:r w:rsidR="009F3081">
        <w:t>Without</w:t>
      </w:r>
      <w:ins w:id="349" w:author="Peter Cistulli" w:date="2019-05-23T14:54:00Z">
        <w:r w:rsidR="00F2693B">
          <w:t xml:space="preserve"> </w:t>
        </w:r>
      </w:ins>
      <w:del w:id="350" w:author="Peter Cistulli" w:date="2019-05-23T14:54:00Z">
        <w:r w:rsidR="009F3081" w:rsidDel="00F2693B">
          <w:delText xml:space="preserve"> </w:delText>
        </w:r>
      </w:del>
      <w:r w:rsidR="009F3081">
        <w:t>experimental test</w:t>
      </w:r>
      <w:r w:rsidR="00D5793B">
        <w:t>ing in each patient</w:t>
      </w:r>
      <w:r w:rsidR="00286F37">
        <w:t>,</w:t>
      </w:r>
      <w:r w:rsidR="001D4796">
        <w:fldChar w:fldCharType="begin">
          <w:fldData xml:space="preserve">PEVuZE5vdGU+PENpdGU+PEF1dGhvcj5TdXRoZXJsYW5kPC9BdXRob3I+PFllYXI+MjAxNzwvWWVh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=
</w:fldData>
        </w:fldChar>
      </w:r>
      <w:r w:rsidR="00371E1C">
        <w:instrText xml:space="preserve"> ADDIN EN.CITE </w:instrText>
      </w:r>
      <w:r w:rsidR="00371E1C">
        <w:fldChar w:fldCharType="begin">
          <w:fldData xml:space="preserve">PEVuZE5vdGU+PENpdGU+PEF1dGhvcj5TdXRoZXJsYW5kPC9BdXRob3I+PFllYXI+MjAxNzwvWWVh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=
</w:fldData>
        </w:fldChar>
      </w:r>
      <w:r w:rsidR="00371E1C">
        <w:instrText xml:space="preserve"> ADDIN EN.CITE.DATA </w:instrText>
      </w:r>
      <w:r w:rsidR="00371E1C">
        <w:fldChar w:fldCharType="end"/>
      </w:r>
      <w:r w:rsidR="001D4796">
        <w:fldChar w:fldCharType="separate"/>
      </w:r>
      <w:hyperlink w:anchor="_ENREF_12" w:tooltip="Sutherland, 2017 #631" w:history="1">
        <w:r w:rsidR="00CE639D" w:rsidRPr="00CE639D">
          <w:rPr>
            <w:rStyle w:val="Hyperlink"/>
            <w:noProof/>
            <w:vertAlign w:val="superscript"/>
          </w:rPr>
          <w:t>12</w:t>
        </w:r>
      </w:hyperlink>
      <w:r w:rsidR="00371E1C" w:rsidRPr="00371E1C">
        <w:rPr>
          <w:noProof/>
          <w:vertAlign w:val="superscript"/>
        </w:rPr>
        <w:t>,</w:t>
      </w:r>
      <w:hyperlink w:anchor="_ENREF_13" w:tooltip="Remmers, 2013 #217" w:history="1">
        <w:r w:rsidR="00CE639D" w:rsidRPr="00CE639D">
          <w:rPr>
            <w:rStyle w:val="Hyperlink"/>
            <w:noProof/>
            <w:vertAlign w:val="superscript"/>
          </w:rPr>
          <w:t>13</w:t>
        </w:r>
      </w:hyperlink>
      <w:r w:rsidR="001D4796">
        <w:fldChar w:fldCharType="end"/>
      </w:r>
      <w:hyperlink w:anchor="_ENREF_12" w:tooltip="Remmers, 2013 #217" w:history="1"/>
      <w:r w:rsidR="009F3081">
        <w:t xml:space="preserve"> there is currently </w:t>
      </w:r>
      <w:r w:rsidR="00442D41" w:rsidRPr="00D1441A">
        <w:t xml:space="preserve">no clinically-applicable means to predict the likelihood of </w:t>
      </w:r>
      <w:r w:rsidR="00BA425A">
        <w:t>oral appliance</w:t>
      </w:r>
      <w:r w:rsidR="00BA425A" w:rsidRPr="00D1441A">
        <w:t xml:space="preserve"> </w:t>
      </w:r>
      <w:r w:rsidR="000852A1" w:rsidRPr="00D1441A">
        <w:t xml:space="preserve">therapy </w:t>
      </w:r>
      <w:r w:rsidR="00442D41" w:rsidRPr="00D1441A">
        <w:t xml:space="preserve">success before </w:t>
      </w:r>
      <w:r w:rsidR="000852A1" w:rsidRPr="00D1441A">
        <w:t xml:space="preserve">treatment </w:t>
      </w:r>
      <w:r w:rsidR="00442D41" w:rsidRPr="00D1441A">
        <w:t>prescription</w:t>
      </w:r>
      <w:r w:rsidR="00286F37">
        <w:t>.</w:t>
      </w:r>
      <w:hyperlink w:anchor="_ENREF_14" w:tooltip="Okuno, 2015 #335" w:history="1">
        <w:r w:rsidR="00CE639D" w:rsidRPr="009A760B">
          <w:fldChar w:fldCharType="begin"/>
        </w:r>
        <w:r w:rsidR="00CE639D" w:rsidRPr="009A760B">
          <w:instrText xml:space="preserve"> ADDIN EN.CITE &lt;EndNote&gt;&lt;Cite&gt;&lt;Author&gt;Okuno&lt;/Author&gt;&lt;Year&gt;2015&lt;/Year&gt;&lt;RecNum&gt;335&lt;/RecNum&gt;&lt;DisplayText&gt;&lt;style face="superscript"&gt;14&lt;/style&gt;&lt;/DisplayText&gt;&lt;record&gt;&lt;rec-number&gt;335&lt;/rec-number&gt;&lt;foreign-keys&gt;&lt;key app="EN" db-id="efzrvr9xzvsra7e559kxp2wsv9daaaarw52w" timestamp="1456488588"&gt;335&lt;/key&gt;&lt;/foreign-keys&gt;&lt;ref-type name="Journal Article"&gt;17&lt;/ref-type&gt;&lt;contributors&gt;&lt;authors&gt;&lt;author&gt;Okuno, K.&lt;/author&gt;&lt;author&gt;Pliska, B. T.&lt;/author&gt;&lt;author&gt;Hamoda, M.&lt;/author&gt;&lt;author&gt;Lowe, A. A.&lt;/author&gt;&lt;author&gt;Almeida, F. R.&lt;/author&gt;&lt;/authors&gt;&lt;/contributors&gt;&lt;auth-address&gt;Department of Oral Health Sciences, Faculty of Dentistry, The University of British Columbia, Canada. Electronic address: k-okuno@dent.osaka-u.ac.jp.&amp;#xD;Department of Oral Health Sciences, Faculty of Dentistry, The University of British Columbia, Canada.&lt;/auth-address&gt;&lt;titles&gt;&lt;title&gt;Prediction of oral appliance treatment outcomes in obstructive sleep apnea: a systematic review&lt;/title&gt;&lt;secondary-title&gt;Sleep Medicine Reviews&lt;/secondary-title&gt;&lt;alt-title&gt;Sleep medicine reviews&lt;/alt-title&gt;&lt;/titles&gt;&lt;periodical&gt;&lt;full-title&gt;Sleep Medicine Reviews&lt;/full-title&gt;&lt;abbr-1&gt;Sleep Med. Rev.&lt;/abbr-1&gt;&lt;abbr-2&gt;Sleep Med Rev&lt;/abbr-2&gt;&lt;/periodical&gt;&lt;alt-periodical&gt;&lt;full-title&gt;Sleep Medicine Reviews&lt;/full-title&gt;&lt;abbr-1&gt;Sleep Med. Rev.&lt;/abbr-1&gt;&lt;abbr-2&gt;Sleep Med Rev&lt;/abbr-2&gt;&lt;/alt-periodical&gt;&lt;pages&gt;25-33&lt;/pages&gt;&lt;volume&gt;30&lt;/volume&gt;&lt;edition&gt;2016/01/17&lt;/edition&gt;&lt;keywords&gt;&lt;keyword&gt;Oral appliance&lt;/keyword&gt;&lt;keyword&gt;Prediction&lt;/keyword&gt;&lt;keyword&gt;Quadas&lt;/keyword&gt;&lt;keyword&gt;Sleep apnea&lt;/keyword&gt;&lt;keyword&gt;Systematic review&lt;/keyword&gt;&lt;/keywords&gt;&lt;dates&gt;&lt;year&gt;2015&lt;/year&gt;&lt;pub-dates&gt;&lt;date&gt;Dec 8&lt;/date&gt;&lt;/pub-dates&gt;&lt;/dates&gt;&lt;isbn&gt;1087-0792&lt;/isbn&gt;&lt;accession-num&gt;26773412&lt;/accession-num&gt;&lt;urls&gt;&lt;/urls&gt;&lt;electronic-resource-num&gt;10.1016/j.smrv.2015.11.007&lt;/electronic-resource-num&gt;&lt;remote-database-provider&gt;NLM&lt;/remote-database-provider&gt;&lt;language&gt;Eng&lt;/language&gt;&lt;/record&gt;&lt;/Cite&gt;&lt;/EndNote&gt;</w:instrText>
        </w:r>
        <w:r w:rsidR="00CE639D" w:rsidRPr="009A760B">
          <w:fldChar w:fldCharType="separate"/>
        </w:r>
        <w:r w:rsidR="00CE639D" w:rsidRPr="009A760B">
          <w:rPr>
            <w:noProof/>
            <w:vertAlign w:val="superscript"/>
          </w:rPr>
          <w:t>14</w:t>
        </w:r>
        <w:r w:rsidR="00CE639D" w:rsidRPr="009A760B">
          <w:fldChar w:fldCharType="end"/>
        </w:r>
      </w:hyperlink>
      <w:r w:rsidR="00442D41" w:rsidRPr="00D51C1E">
        <w:rPr>
          <w:rStyle w:val="Hyperlink"/>
        </w:rPr>
        <w:t xml:space="preserve"> </w:t>
      </w:r>
    </w:p>
    <w:p w14:paraId="1C42D335" w14:textId="7059D969" w:rsidR="00AA42FE" w:rsidRDefault="00B44A63" w:rsidP="00686BE2">
      <w:pPr>
        <w:pStyle w:val="Body"/>
        <w:spacing w:line="480" w:lineRule="auto"/>
        <w:ind w:firstLine="720"/>
      </w:pPr>
      <w:r>
        <w:t>T</w:t>
      </w:r>
      <w:r w:rsidR="00442D41">
        <w:t>he variability in oral appliance</w:t>
      </w:r>
      <w:r w:rsidR="001433C1">
        <w:t xml:space="preserve"> </w:t>
      </w:r>
      <w:r w:rsidR="00A11D8E">
        <w:t>eff</w:t>
      </w:r>
      <w:r w:rsidR="00442D41">
        <w:t xml:space="preserve">icacy across OSA patients may be attributed to the extent to which OSA </w:t>
      </w:r>
      <w:proofErr w:type="spellStart"/>
      <w:r w:rsidR="00442D41">
        <w:t>endotypic</w:t>
      </w:r>
      <w:proofErr w:type="spellEnd"/>
      <w:r w:rsidR="00442D41">
        <w:t xml:space="preserve"> traits </w:t>
      </w:r>
      <w:r w:rsidR="00442D41" w:rsidRPr="00D1441A">
        <w:t>(</w:t>
      </w:r>
      <w:r w:rsidR="00BA425A">
        <w:t>pharyngeal</w:t>
      </w:r>
      <w:r w:rsidR="00442D41" w:rsidRPr="00D1441A">
        <w:t xml:space="preserve">: </w:t>
      </w:r>
      <w:r w:rsidR="00442D41" w:rsidRPr="00442D41">
        <w:rPr>
          <w:i/>
        </w:rPr>
        <w:t>collapsibility</w:t>
      </w:r>
      <w:r w:rsidR="00BA425A">
        <w:rPr>
          <w:i/>
        </w:rPr>
        <w:t xml:space="preserve"> </w:t>
      </w:r>
      <w:r w:rsidR="00BA425A" w:rsidRPr="008368A6">
        <w:t>and</w:t>
      </w:r>
      <w:r w:rsidR="00BA425A">
        <w:rPr>
          <w:i/>
        </w:rPr>
        <w:t xml:space="preserve"> </w:t>
      </w:r>
      <w:r w:rsidR="00BA425A" w:rsidRPr="00D1441A">
        <w:t xml:space="preserve">muscle </w:t>
      </w:r>
      <w:r w:rsidR="00BA425A" w:rsidRPr="00442D41">
        <w:rPr>
          <w:i/>
        </w:rPr>
        <w:t>compensation</w:t>
      </w:r>
      <w:r w:rsidR="00442D41" w:rsidRPr="00D1441A">
        <w:t>; non-</w:t>
      </w:r>
      <w:r w:rsidR="00BA425A">
        <w:t>pharyngeal</w:t>
      </w:r>
      <w:r w:rsidR="00442D41" w:rsidRPr="00D1441A">
        <w:t xml:space="preserve">: </w:t>
      </w:r>
      <w:r w:rsidR="00442D41" w:rsidRPr="00442D41">
        <w:rPr>
          <w:i/>
        </w:rPr>
        <w:t>loop gain</w:t>
      </w:r>
      <w:r w:rsidR="00442D41" w:rsidRPr="00D1441A">
        <w:t xml:space="preserve">, </w:t>
      </w:r>
      <w:r w:rsidR="00442D41" w:rsidRPr="00442D41">
        <w:rPr>
          <w:i/>
        </w:rPr>
        <w:t>arousal threshold</w:t>
      </w:r>
      <w:r w:rsidR="00442D41" w:rsidRPr="00D1441A">
        <w:t xml:space="preserve"> and ventilatory </w:t>
      </w:r>
      <w:r w:rsidR="00442D41" w:rsidRPr="00442D41">
        <w:rPr>
          <w:i/>
        </w:rPr>
        <w:t>response to arousal</w:t>
      </w:r>
      <w:r w:rsidR="00442D41" w:rsidRPr="00D1441A">
        <w:t>)</w:t>
      </w:r>
      <w:r w:rsidR="00442D41">
        <w:t xml:space="preserve"> contribute to the </w:t>
      </w:r>
      <w:r w:rsidR="009F60F9">
        <w:t xml:space="preserve">pathogenesis </w:t>
      </w:r>
      <w:r w:rsidR="00442D41">
        <w:t>of the condition</w:t>
      </w:r>
      <w:r w:rsidR="00286F37">
        <w:t>.</w:t>
      </w:r>
      <w:hyperlink w:anchor="_ENREF_15" w:tooltip="Eckert, 2016 #437" w:history="1">
        <w:r w:rsidR="00CE639D" w:rsidRPr="009A760B">
          <w:fldChar w:fldCharType="begin">
            <w:fldData xml:space="preserve">PEVuZE5vdGU+PENpdGU+PEF1dGhvcj5FY2tlcnQ8L0F1dGhvcj48WWVhcj4yMDE2PC9ZZWFyPjxS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</w:fldData>
          </w:fldChar>
        </w:r>
        <w:r w:rsidR="00CE639D" w:rsidRPr="009A760B">
          <w:instrText xml:space="preserve"> ADDIN EN.CITE </w:instrText>
        </w:r>
        <w:r w:rsidR="00CE639D" w:rsidRPr="009A760B">
          <w:fldChar w:fldCharType="begin">
            <w:fldData xml:space="preserve">PEVuZE5vdGU+PENpdGU+PEF1dGhvcj5FY2tlcnQ8L0F1dGhvcj48WWVhcj4yMDE2PC9ZZWFyPjxS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15-24</w:t>
        </w:r>
        <w:r w:rsidR="00CE639D" w:rsidRPr="009A760B">
          <w:fldChar w:fldCharType="end"/>
        </w:r>
      </w:hyperlink>
      <w:r w:rsidR="00442D41">
        <w:t xml:space="preserve"> </w:t>
      </w:r>
      <w:r w:rsidR="00BA425A">
        <w:t>Small, d</w:t>
      </w:r>
      <w:r w:rsidR="00B52EEB" w:rsidRPr="00B52EEB">
        <w:t>etailed physiological studies</w:t>
      </w:r>
      <w:r w:rsidR="00B52EEB">
        <w:t xml:space="preserve"> </w:t>
      </w:r>
      <w:r w:rsidR="0097076A">
        <w:t xml:space="preserve">have revealed </w:t>
      </w:r>
      <w:r w:rsidR="00B52EEB" w:rsidRPr="00B52EEB">
        <w:t xml:space="preserve">two </w:t>
      </w:r>
      <w:r w:rsidR="0097076A">
        <w:t xml:space="preserve">key traits </w:t>
      </w:r>
      <w:r w:rsidR="00BA425A">
        <w:t xml:space="preserve">associated with </w:t>
      </w:r>
      <w:r w:rsidR="00BE385F">
        <w:t>reduced</w:t>
      </w:r>
      <w:r w:rsidR="00433503">
        <w:t xml:space="preserve"> </w:t>
      </w:r>
      <w:r w:rsidR="00442D41">
        <w:t>oral appliance efficacy</w:t>
      </w:r>
      <w:ins w:id="351" w:author="Peter Cistulli" w:date="2019-05-23T14:55:00Z">
        <w:r w:rsidR="00F2693B">
          <w:t xml:space="preserve">, </w:t>
        </w:r>
      </w:ins>
      <w:ins w:id="352" w:author="Peter Cistulli" w:date="2019-05-23T14:54:00Z">
        <w:r w:rsidR="00F2693B">
          <w:t>namely</w:t>
        </w:r>
      </w:ins>
      <w:del w:id="353" w:author="Peter Cistulli" w:date="2019-05-23T14:55:00Z">
        <w:r w:rsidR="0097076A" w:rsidDel="00F2693B">
          <w:rPr>
            <w:color w:val="000000" w:themeColor="text1"/>
          </w:rPr>
          <w:delText>: 1)</w:delText>
        </w:r>
      </w:del>
      <w:r w:rsidR="0097076A">
        <w:rPr>
          <w:color w:val="000000" w:themeColor="text1"/>
        </w:rPr>
        <w:t xml:space="preserve"> greater </w:t>
      </w:r>
      <w:r w:rsidR="00442D41">
        <w:rPr>
          <w:color w:val="000000" w:themeColor="text1"/>
        </w:rPr>
        <w:t xml:space="preserve">pharyngeal </w:t>
      </w:r>
      <w:r w:rsidR="0097076A">
        <w:rPr>
          <w:color w:val="000000" w:themeColor="text1"/>
        </w:rPr>
        <w:t xml:space="preserve">collapsibility, whereby </w:t>
      </w:r>
      <w:r w:rsidR="00433503">
        <w:rPr>
          <w:color w:val="000000" w:themeColor="text1"/>
        </w:rPr>
        <w:t xml:space="preserve">the </w:t>
      </w:r>
      <w:r w:rsidR="006D0D82">
        <w:rPr>
          <w:color w:val="000000" w:themeColor="text1"/>
        </w:rPr>
        <w:t xml:space="preserve">severity </w:t>
      </w:r>
      <w:r w:rsidR="0097076A">
        <w:rPr>
          <w:color w:val="000000" w:themeColor="text1"/>
        </w:rPr>
        <w:t>is beyond the scope of treatment</w:t>
      </w:r>
      <w:r w:rsidR="00286F37">
        <w:rPr>
          <w:color w:val="000000" w:themeColor="text1"/>
        </w:rPr>
        <w:t>,</w:t>
      </w:r>
      <w:hyperlink w:anchor="_ENREF_25" w:tooltip="Marques, 2017 #618" w:history="1">
        <w:r w:rsidR="00CE639D" w:rsidRPr="009A760B">
          <w:rPr>
            <w:color w:val="000000" w:themeColor="text1"/>
          </w:rPr>
          <w:fldChar w:fldCharType="begin"/>
        </w:r>
        <w:r w:rsidR="00CE639D" w:rsidRPr="009A760B">
          <w:rPr>
            <w:color w:val="000000" w:themeColor="text1"/>
          </w:rPr>
          <w:instrText xml:space="preserve"> ADDIN EN.CITE &lt;EndNote&gt;&lt;Cite ExcludeYear="1"&gt;&lt;Author&gt;Marques&lt;/Author&gt;&lt;Year&gt;2017&lt;/Year&gt;&lt;RecNum&gt;618&lt;/RecNum&gt;&lt;DisplayText&gt;&lt;style face="superscript"&gt;25&lt;/style&gt;&lt;/DisplayText&gt;&lt;record&gt;&lt;rec-number&gt;618&lt;/rec-number&gt;&lt;foreign-keys&gt;&lt;key app="EN" db-id="efzrvr9xzvsra7e559kxp2wsv9daaaarw52w" timestamp="1522046615"&gt;618&lt;/key&gt;&lt;/foreign-keys&gt;&lt;ref-type name="Journal Article"&gt;17&lt;/ref-type&gt;&lt;contributors&gt;&lt;authors&gt;&lt;author&gt;Melania Marques&lt;/author&gt;&lt;author&gt;Pedro Genta&lt;/author&gt;&lt;author&gt;Scott A. Sands&lt;/author&gt;&lt;author&gt;Luigi Taranto Montemurro&lt;/author&gt;&lt;author&gt;Ali Azarbarzin&lt;/author&gt;&lt;author&gt;Camila De Melo&lt;/author&gt;&lt;author&gt;David P. White&lt;/author&gt;&lt;author&gt;Andrew Wellman&lt;/author&gt;&lt;/authors&gt;&lt;/contributors&gt;&lt;titles&gt;&lt;title&gt;Characterizing Site and Severity of Upper Airway Collapse to Guide Patient Selection for Oral Appliance Therapy for Obstructive Sleep Apnea [abstract]&lt;/title&gt;&lt;secondary-title&gt;Am J Respir Crit Care Med&lt;/secondary-title&gt;&lt;/titles&gt;&lt;periodical&gt;&lt;full-title&gt;American Journal of Respiratory and Critical Care Medicine&lt;/full-title&gt;&lt;abbr-1&gt;Am. J. Respir. Crit. Care Med.&lt;/abbr-1&gt;&lt;abbr-2&gt;Am J Respir Crit Care Med&lt;/abbr-2&gt;&lt;abbr-3&gt;American Journal of Respiratory &amp;amp; Critical Care Medicine&lt;/abbr-3&gt;&lt;/periodical&gt;&lt;pages&gt;A2584-A2584&lt;/pages&gt;&lt;volume&gt;195&lt;/volume&gt;&lt;dates&gt;&lt;year&gt;2017&lt;/year&gt;&lt;/dates&gt;&lt;urls&gt;&lt;related-urls&gt;&lt;url&gt;&lt;style face="underline" font="default" size="100%"&gt;https://www.atsjournals.org/doi/abs/10.1164/ajrccm-conference.2017.195.1_MeetingAbstracts.A2584&lt;/style&gt;&lt;/url&gt;&lt;/related-urls&gt;&lt;/urls&gt;&lt;electronic-resource-num&gt;10.1164/ajrccm-conference.2017.195.1_MeetingAbstracts.A2584&lt;/electronic-resource-num&gt;&lt;/record&gt;&lt;/Cite&gt;&lt;/EndNote&gt;</w:instrText>
        </w:r>
        <w:r w:rsidR="00CE639D" w:rsidRPr="009A760B">
          <w:rPr>
            <w:color w:val="000000" w:themeColor="text1"/>
          </w:rPr>
          <w:fldChar w:fldCharType="separate"/>
        </w:r>
        <w:r w:rsidR="00CE639D" w:rsidRPr="009A760B">
          <w:rPr>
            <w:noProof/>
            <w:color w:val="000000" w:themeColor="text1"/>
            <w:vertAlign w:val="superscript"/>
          </w:rPr>
          <w:t>25</w:t>
        </w:r>
        <w:r w:rsidR="00CE639D" w:rsidRPr="009A760B">
          <w:rPr>
            <w:color w:val="000000" w:themeColor="text1"/>
          </w:rPr>
          <w:fldChar w:fldCharType="end"/>
        </w:r>
      </w:hyperlink>
      <w:r w:rsidR="0097076A">
        <w:rPr>
          <w:color w:val="000000" w:themeColor="text1"/>
        </w:rPr>
        <w:t xml:space="preserve"> and </w:t>
      </w:r>
      <w:del w:id="354" w:author="Peter Cistulli" w:date="2019-05-23T14:55:00Z">
        <w:r w:rsidR="0097076A" w:rsidDel="00F2693B">
          <w:rPr>
            <w:color w:val="000000" w:themeColor="text1"/>
          </w:rPr>
          <w:delText xml:space="preserve">2) </w:delText>
        </w:r>
      </w:del>
      <w:r w:rsidR="0097076A">
        <w:rPr>
          <w:color w:val="000000" w:themeColor="text1"/>
        </w:rPr>
        <w:t>higher loop gain</w:t>
      </w:r>
      <w:r w:rsidR="006D0D82">
        <w:rPr>
          <w:color w:val="000000" w:themeColor="text1"/>
        </w:rPr>
        <w:t xml:space="preserve"> (</w:t>
      </w:r>
      <w:r w:rsidR="0097076A">
        <w:rPr>
          <w:color w:val="000000" w:themeColor="text1"/>
        </w:rPr>
        <w:t xml:space="preserve">i.e. ventilatory control </w:t>
      </w:r>
      <w:r w:rsidR="006D0D82">
        <w:rPr>
          <w:color w:val="000000" w:themeColor="text1"/>
        </w:rPr>
        <w:t xml:space="preserve">instability) </w:t>
      </w:r>
      <w:r w:rsidR="0097076A">
        <w:rPr>
          <w:color w:val="000000" w:themeColor="text1"/>
        </w:rPr>
        <w:t xml:space="preserve">that </w:t>
      </w:r>
      <w:r w:rsidR="006D0D82">
        <w:rPr>
          <w:color w:val="000000" w:themeColor="text1"/>
        </w:rPr>
        <w:t>cannot be resolved with</w:t>
      </w:r>
      <w:r w:rsidR="00411F15">
        <w:rPr>
          <w:color w:val="000000" w:themeColor="text1"/>
        </w:rPr>
        <w:t xml:space="preserve"> </w:t>
      </w:r>
      <w:r w:rsidR="0097076A">
        <w:rPr>
          <w:color w:val="000000" w:themeColor="text1"/>
        </w:rPr>
        <w:t>anatomical intervention</w:t>
      </w:r>
      <w:r w:rsidR="006D0D82">
        <w:rPr>
          <w:color w:val="000000" w:themeColor="text1"/>
        </w:rPr>
        <w:t>s</w:t>
      </w:r>
      <w:r w:rsidR="00286F37">
        <w:rPr>
          <w:color w:val="000000" w:themeColor="text1"/>
        </w:rPr>
        <w:t>.</w:t>
      </w:r>
      <w:hyperlink w:anchor="_ENREF_19" w:tooltip="Edwards, 2016 #578" w:history="1">
        <w:r w:rsidR="00CE639D" w:rsidRPr="009A760B">
          <w:rPr>
            <w:color w:val="000000" w:themeColor="text1"/>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color w:val="000000" w:themeColor="text1"/>
          </w:rPr>
          <w:instrText xml:space="preserve"> ADDIN EN.CITE </w:instrText>
        </w:r>
        <w:r w:rsidR="00CE639D" w:rsidRPr="009A760B">
          <w:rPr>
            <w:color w:val="000000" w:themeColor="text1"/>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color w:val="000000" w:themeColor="text1"/>
          </w:rPr>
          <w:instrText xml:space="preserve"> ADDIN EN.CITE.DATA </w:instrText>
        </w:r>
        <w:r w:rsidR="00CE639D" w:rsidRPr="009A760B">
          <w:rPr>
            <w:color w:val="000000" w:themeColor="text1"/>
          </w:rPr>
        </w:r>
        <w:r w:rsidR="00CE639D" w:rsidRPr="009A760B">
          <w:rPr>
            <w:color w:val="000000" w:themeColor="text1"/>
          </w:rPr>
          <w:fldChar w:fldCharType="end"/>
        </w:r>
        <w:r w:rsidR="00CE639D" w:rsidRPr="009A760B">
          <w:rPr>
            <w:color w:val="000000" w:themeColor="text1"/>
          </w:rPr>
        </w:r>
        <w:r w:rsidR="00CE639D" w:rsidRPr="009A760B">
          <w:rPr>
            <w:color w:val="000000" w:themeColor="text1"/>
          </w:rPr>
          <w:fldChar w:fldCharType="separate"/>
        </w:r>
        <w:r w:rsidR="00CE639D" w:rsidRPr="009A760B">
          <w:rPr>
            <w:noProof/>
            <w:color w:val="000000" w:themeColor="text1"/>
            <w:vertAlign w:val="superscript"/>
          </w:rPr>
          <w:t>19</w:t>
        </w:r>
        <w:r w:rsidR="00CE639D" w:rsidRPr="009A760B">
          <w:rPr>
            <w:color w:val="000000" w:themeColor="text1"/>
          </w:rPr>
          <w:fldChar w:fldCharType="end"/>
        </w:r>
      </w:hyperlink>
      <w:r w:rsidR="0097076A">
        <w:rPr>
          <w:color w:val="000000" w:themeColor="text1"/>
        </w:rPr>
        <w:t xml:space="preserve"> </w:t>
      </w:r>
      <w:r w:rsidR="005F4D2E">
        <w:rPr>
          <w:color w:val="000000" w:themeColor="text1"/>
        </w:rPr>
        <w:t xml:space="preserve">Notably, these </w:t>
      </w:r>
      <w:r w:rsidR="00CA6510">
        <w:t xml:space="preserve">detailed studies </w:t>
      </w:r>
      <w:r w:rsidR="005F4D2E">
        <w:t xml:space="preserve">were performed in </w:t>
      </w:r>
      <w:r w:rsidR="00CA6510">
        <w:t>specialized laboratories</w:t>
      </w:r>
      <w:r w:rsidR="005F4D2E">
        <w:t xml:space="preserve"> using </w:t>
      </w:r>
      <w:r w:rsidR="001847EB">
        <w:t>invasive instrumentation</w:t>
      </w:r>
      <w:r w:rsidR="005F4D2E">
        <w:t xml:space="preserve">, which </w:t>
      </w:r>
      <w:r w:rsidR="006B6482">
        <w:t>are</w:t>
      </w:r>
      <w:r w:rsidR="00525093">
        <w:t xml:space="preserve"> out of reach </w:t>
      </w:r>
      <w:r w:rsidR="006D0D82">
        <w:t xml:space="preserve">for </w:t>
      </w:r>
      <w:del w:id="355" w:author="Peter Cistulli" w:date="2019-05-23T14:55:00Z">
        <w:r w:rsidR="00525093" w:rsidDel="00F2693B">
          <w:delText xml:space="preserve">most </w:delText>
        </w:r>
      </w:del>
      <w:r w:rsidR="00525093">
        <w:t>clinical sleep laboratories</w:t>
      </w:r>
      <w:r w:rsidR="005F4D2E">
        <w:t xml:space="preserve">. </w:t>
      </w:r>
    </w:p>
    <w:p w14:paraId="11301C8E" w14:textId="01885B87" w:rsidR="00FF174F" w:rsidRPr="00FF174F" w:rsidRDefault="006D0D82" w:rsidP="00FF174F">
      <w:pPr>
        <w:pStyle w:val="Body"/>
        <w:spacing w:line="480" w:lineRule="auto"/>
        <w:ind w:firstLine="720"/>
      </w:pPr>
      <w:r w:rsidRPr="00D51C1E">
        <w:t xml:space="preserve">Recently, our team </w:t>
      </w:r>
      <w:r>
        <w:t>has developed</w:t>
      </w:r>
      <w:r w:rsidR="000B37BA">
        <w:t xml:space="preserve"> a</w:t>
      </w:r>
      <w:r>
        <w:t xml:space="preserve"> </w:t>
      </w:r>
      <w:r w:rsidR="008B71CE">
        <w:t>method</w:t>
      </w:r>
      <w:r>
        <w:t xml:space="preserve"> for estimating the key </w:t>
      </w:r>
      <w:proofErr w:type="spellStart"/>
      <w:r w:rsidRPr="00D1441A">
        <w:t>endotypic</w:t>
      </w:r>
      <w:proofErr w:type="spellEnd"/>
      <w:r w:rsidRPr="00D1441A">
        <w:t xml:space="preserve"> traits </w:t>
      </w:r>
      <w:r>
        <w:t xml:space="preserve">causing </w:t>
      </w:r>
      <w:r w:rsidRPr="00D1441A">
        <w:t xml:space="preserve">OSA from </w:t>
      </w:r>
      <w:r w:rsidR="000B37BA">
        <w:t>routine</w:t>
      </w:r>
      <w:r w:rsidR="000B37BA" w:rsidRPr="00D1441A">
        <w:t xml:space="preserve"> </w:t>
      </w:r>
      <w:r w:rsidRPr="00D1441A">
        <w:t>diagnostic polysomnography</w:t>
      </w:r>
      <w:r w:rsidR="00286F37">
        <w:t>.</w:t>
      </w:r>
      <w:hyperlink w:anchor="_ENREF_26" w:tooltip="Terrill, 2015 #577" w:history="1">
        <w:r w:rsidR="00CE639D" w:rsidRPr="009A760B">
          <w:fldChar w:fldCharType="begin">
            <w:fldData xml:space="preserve">PEVuZE5vdGU+PENpdGU+PEF1dGhvcj5UZXJyaWxsPC9BdXRob3I+PFllYXI+MjAxNTwvWWVhcj48
UmVjTnVtPjU3NzwvUmVjTnVtPjxEaXNwbGF5VGV4dD48c3R5bGUgZmFjZT0ic3VwZXJzY3JpcHQi
PjI2LTI4PC9zdHlsZT48L0Rpc3BsYXlUZXh0PjxyZWNvcmQ+PHJlYy1udW1iZXI+NTc3PC9yZWMt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ZWFyPjxSZWNOdW0+NjE0PC9SZWNOdW0+PHJlY29yZD48cmVjLW51bWJlcj42MTQ8L3JlYy1udW1i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cnkgJmFtcDsgQ3JpdGljYWwgQ2FyZSBNZWRpY2luZTwvYWJici0zPjwvcGVyaW9kaWNhbD48YWx0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==
</w:fldData>
          </w:fldChar>
        </w:r>
        <w:r w:rsidR="00CE639D" w:rsidRPr="009A760B">
          <w:instrText xml:space="preserve"> ADDIN EN.CITE </w:instrText>
        </w:r>
        <w:r w:rsidR="00CE639D" w:rsidRPr="009A760B">
          <w:fldChar w:fldCharType="begin">
            <w:fldData xml:space="preserve">PEVuZE5vdGU+PENpdGU+PEF1dGhvcj5UZXJyaWxsPC9BdXRob3I+PFllYXI+MjAxNTwvWWVhcj48
UmVjTnVtPjU3NzwvUmVjTnVtPjxEaXNwbGF5VGV4dD48c3R5bGUgZmFjZT0ic3VwZXJzY3JpcHQi
PjI2LTI4PC9zdHlsZT48L0Rpc3BsYXlUZXh0PjxyZWNvcmQ+PHJlYy1udW1iZXI+NTc3PC9yZWMt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ZWFyPjxSZWNOdW0+NjE0PC9SZWNOdW0+PHJlY29yZD48cmVjLW51bWJlcj42MTQ8L3JlYy1udW1i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cnkgJmFtcDsgQ3JpdGljYWwgQ2FyZSBNZWRpY2luZTwvYWJici0zPjwvcGVyaW9kaWNhbD48YWx0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==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26-28</w:t>
        </w:r>
        <w:r w:rsidR="00CE639D" w:rsidRPr="009A760B">
          <w:fldChar w:fldCharType="end"/>
        </w:r>
      </w:hyperlink>
      <w:r w:rsidR="00286F37">
        <w:t xml:space="preserve"> </w:t>
      </w:r>
      <w:r>
        <w:t>The method is based on automated analysis of a surrogate uncalibrated ventilation signal (</w:t>
      </w:r>
      <w:r w:rsidR="000B37BA">
        <w:t>derived from</w:t>
      </w:r>
      <w:r w:rsidR="005E1864">
        <w:t xml:space="preserve"> </w:t>
      </w:r>
      <w:r>
        <w:t xml:space="preserve">nasal pressure) </w:t>
      </w:r>
      <w:r w:rsidR="000B37BA">
        <w:t xml:space="preserve">from </w:t>
      </w:r>
      <w:r>
        <w:t xml:space="preserve">which ventilatory drive </w:t>
      </w:r>
      <w:r w:rsidR="000B37BA">
        <w:t xml:space="preserve">is estimated </w:t>
      </w:r>
      <w:r>
        <w:t>and OSA</w:t>
      </w:r>
      <w:r w:rsidR="000B37BA">
        <w:t xml:space="preserve"> </w:t>
      </w:r>
      <w:proofErr w:type="spellStart"/>
      <w:r w:rsidR="000B37BA">
        <w:t>endotypic</w:t>
      </w:r>
      <w:proofErr w:type="spellEnd"/>
      <w:r w:rsidR="000B37BA">
        <w:t xml:space="preserve"> traits are characterized</w:t>
      </w:r>
      <w:r>
        <w:t xml:space="preserve">. In the current study, </w:t>
      </w:r>
      <w:r w:rsidR="00AA42FE">
        <w:t xml:space="preserve">we </w:t>
      </w:r>
      <w:r w:rsidR="005B5549">
        <w:t>applied</w:t>
      </w:r>
      <w:r w:rsidR="00AA42FE">
        <w:t xml:space="preserve"> </w:t>
      </w:r>
      <w:r>
        <w:t xml:space="preserve">this </w:t>
      </w:r>
      <w:r w:rsidR="00AA42FE">
        <w:t>method</w:t>
      </w:r>
      <w:r w:rsidR="005B5549">
        <w:t xml:space="preserve"> to diagnostic polysomnography of patients treated with</w:t>
      </w:r>
      <w:r>
        <w:t xml:space="preserve"> oral appliance therapy. </w:t>
      </w:r>
      <w:r w:rsidR="000B37BA">
        <w:t>W</w:t>
      </w:r>
      <w:r w:rsidR="00D272BF" w:rsidRPr="00D1441A">
        <w:t>e aimed to</w:t>
      </w:r>
      <w:ins w:id="356" w:author="Peter Cistulli" w:date="2019-05-23T14:56:00Z">
        <w:r w:rsidR="00F2693B">
          <w:t>:</w:t>
        </w:r>
      </w:ins>
      <w:r w:rsidR="00D272BF" w:rsidRPr="00D1441A">
        <w:t xml:space="preserve"> 1) determine whether </w:t>
      </w:r>
      <w:del w:id="357" w:author="Peter Cistulli" w:date="2019-05-23T14:57:00Z">
        <w:r w:rsidR="0093752F" w:rsidDel="00F2693B">
          <w:delText xml:space="preserve">greater </w:delText>
        </w:r>
      </w:del>
      <w:r w:rsidR="0093752F">
        <w:t xml:space="preserve">oral appliance efficacy is associated with </w:t>
      </w:r>
      <w:r w:rsidR="000B37BA">
        <w:t>favorable</w:t>
      </w:r>
      <w:r w:rsidR="0093752F">
        <w:t xml:space="preserve"> </w:t>
      </w:r>
      <w:r w:rsidR="00D272BF" w:rsidRPr="00D1441A">
        <w:t>non-</w:t>
      </w:r>
      <w:r w:rsidR="00D272BF">
        <w:t>pharyngeal</w:t>
      </w:r>
      <w:r w:rsidR="00D272BF" w:rsidRPr="00D1441A">
        <w:t xml:space="preserve"> OSA endotypes (</w:t>
      </w:r>
      <w:r w:rsidR="0093752F">
        <w:t>i.e.</w:t>
      </w:r>
      <w:r w:rsidR="0093752F" w:rsidRPr="00D1441A">
        <w:t xml:space="preserve"> </w:t>
      </w:r>
      <w:r w:rsidR="0093752F">
        <w:t xml:space="preserve">lower </w:t>
      </w:r>
      <w:r w:rsidR="00D272BF" w:rsidRPr="00BE385F">
        <w:rPr>
          <w:i/>
          <w:iCs/>
        </w:rPr>
        <w:t>loop gain</w:t>
      </w:r>
      <w:r w:rsidR="00D272BF" w:rsidRPr="00D1441A">
        <w:t xml:space="preserve">, </w:t>
      </w:r>
      <w:r w:rsidR="0093752F">
        <w:t xml:space="preserve">higher </w:t>
      </w:r>
      <w:r w:rsidR="00D272BF" w:rsidRPr="00BE385F">
        <w:rPr>
          <w:i/>
          <w:iCs/>
        </w:rPr>
        <w:t>arousal threshold</w:t>
      </w:r>
      <w:r w:rsidR="00D272BF" w:rsidRPr="00D1441A">
        <w:t xml:space="preserve">, and </w:t>
      </w:r>
      <w:r w:rsidR="0093752F">
        <w:t>lower</w:t>
      </w:r>
      <w:r w:rsidR="0093752F" w:rsidRPr="00D1441A">
        <w:t xml:space="preserve"> </w:t>
      </w:r>
      <w:r w:rsidR="00D272BF" w:rsidRPr="00BE385F">
        <w:rPr>
          <w:i/>
          <w:iCs/>
        </w:rPr>
        <w:t>ventilatory response to arousal</w:t>
      </w:r>
      <w:r w:rsidR="00D272BF" w:rsidRPr="00D1441A">
        <w:t xml:space="preserve">), </w:t>
      </w:r>
      <w:r w:rsidR="00582146">
        <w:t>with the ultimate goal of</w:t>
      </w:r>
      <w:r w:rsidR="00D272BF" w:rsidRPr="00D1441A">
        <w:t xml:space="preserve"> 2) defin</w:t>
      </w:r>
      <w:r w:rsidR="00582146">
        <w:t>ing</w:t>
      </w:r>
      <w:r w:rsidR="00D272BF" w:rsidRPr="00D1441A">
        <w:t xml:space="preserve"> a</w:t>
      </w:r>
      <w:r w:rsidR="000B37BA">
        <w:t>n</w:t>
      </w:r>
      <w:r w:rsidR="00D272BF" w:rsidRPr="00D1441A">
        <w:t xml:space="preserve"> </w:t>
      </w:r>
      <w:r w:rsidR="000B37BA">
        <w:lastRenderedPageBreak/>
        <w:t>endotype</w:t>
      </w:r>
      <w:r w:rsidR="00F004BC">
        <w:t xml:space="preserve">-based </w:t>
      </w:r>
      <w:r w:rsidR="00D272BF" w:rsidRPr="00D1441A">
        <w:t xml:space="preserve">subgroup of OSA patients </w:t>
      </w:r>
      <w:ins w:id="358" w:author="Sands, Scott A.,Ph.D. [2]" w:date="2019-06-07T18:30:00Z">
        <w:r w:rsidR="00E01BEC">
          <w:t xml:space="preserve">(prediction model) </w:t>
        </w:r>
      </w:ins>
      <w:r w:rsidR="00F004BC">
        <w:t xml:space="preserve">who </w:t>
      </w:r>
      <w:r w:rsidR="00257365">
        <w:t>are mo</w:t>
      </w:r>
      <w:del w:id="359" w:author="Sands, Scott A.,Ph.D. [2]" w:date="2019-06-07T18:30:00Z">
        <w:r w:rsidR="00257365" w:rsidDel="00E01BEC">
          <w:delText>re</w:delText>
        </w:r>
      </w:del>
      <w:ins w:id="360" w:author="Sands, Scott A.,Ph.D. [2]" w:date="2019-06-07T18:30:00Z">
        <w:r w:rsidR="00E01BEC">
          <w:t>st</w:t>
        </w:r>
      </w:ins>
      <w:r w:rsidR="00257365">
        <w:t xml:space="preserve"> likely to </w:t>
      </w:r>
      <w:r w:rsidR="00F004BC">
        <w:t xml:space="preserve">benefit from </w:t>
      </w:r>
      <w:r w:rsidR="007D34D7">
        <w:t xml:space="preserve">oral appliance </w:t>
      </w:r>
      <w:r w:rsidR="00F004BC">
        <w:t xml:space="preserve">therapy </w:t>
      </w:r>
      <w:r w:rsidR="00D272BF" w:rsidRPr="00D1441A">
        <w:t>(</w:t>
      </w:r>
      <w:commentRangeStart w:id="361"/>
      <w:r w:rsidR="00D272BF" w:rsidRPr="00D1441A">
        <w:t>predicted responders</w:t>
      </w:r>
      <w:commentRangeEnd w:id="361"/>
      <w:r w:rsidR="00F2693B">
        <w:rPr>
          <w:rStyle w:val="CommentReference"/>
          <w:szCs w:val="20"/>
          <w:lang w:val="x-none"/>
        </w:rPr>
        <w:commentReference w:id="361"/>
      </w:r>
      <w:r w:rsidR="00D272BF" w:rsidRPr="00D1441A">
        <w:t>).</w:t>
      </w:r>
      <w:r w:rsidR="00FF174F">
        <w:br w:type="page"/>
      </w:r>
    </w:p>
    <w:p w14:paraId="171B4759" w14:textId="1FAED50D" w:rsidR="00ED7AE6" w:rsidRPr="00712269" w:rsidRDefault="00F26EC6" w:rsidP="00892B68">
      <w:pPr>
        <w:pStyle w:val="Heading1"/>
      </w:pPr>
      <w:r w:rsidRPr="00712269">
        <w:lastRenderedPageBreak/>
        <w:t>Methods</w:t>
      </w:r>
    </w:p>
    <w:p w14:paraId="64DA1D9B" w14:textId="6CE26D0C" w:rsidR="00411F15" w:rsidRDefault="00411F15" w:rsidP="00892B68">
      <w:pPr>
        <w:pStyle w:val="Heading2"/>
      </w:pPr>
      <w:r>
        <w:t>Subjects</w:t>
      </w:r>
    </w:p>
    <w:p w14:paraId="0A77C095" w14:textId="5898B605" w:rsidR="00037884" w:rsidDel="00743A0C" w:rsidRDefault="004A7E60" w:rsidP="00EC31A3">
      <w:pPr>
        <w:pStyle w:val="Body"/>
        <w:spacing w:line="480" w:lineRule="auto"/>
        <w:rPr>
          <w:ins w:id="362" w:author="Sands, Scott A.,Ph.D." w:date="2019-05-24T17:43:00Z"/>
          <w:del w:id="363" w:author="Ahmad Abdulraheem M. Bamagoos" w:date="2019-06-04T00:16:00Z"/>
        </w:rPr>
      </w:pPr>
      <w:del w:id="364" w:author="Ahmad Abdulraheem M. Bamagoos" w:date="2019-05-10T12:14:00Z">
        <w:r w:rsidDel="005160D8">
          <w:delText>P</w:delText>
        </w:r>
        <w:r w:rsidR="00CB0FD4" w:rsidRPr="00712269" w:rsidDel="005160D8">
          <w:delText xml:space="preserve">articipants </w:delText>
        </w:r>
      </w:del>
      <w:ins w:id="365" w:author="Ahmad Abdulraheem M. Bamagoos" w:date="2019-05-10T12:28:00Z">
        <w:r w:rsidR="00D624AE">
          <w:t>I</w:t>
        </w:r>
      </w:ins>
      <w:del w:id="366" w:author="Ahmad Abdulraheem M. Bamagoos" w:date="2019-05-10T12:28:00Z">
        <w:r w:rsidDel="00D624AE">
          <w:delText>i</w:delText>
        </w:r>
      </w:del>
      <w:r>
        <w:t>n this study</w:t>
      </w:r>
      <w:ins w:id="367" w:author="Ahmad Abdulraheem M. Bamagoos" w:date="2019-05-10T12:28:00Z">
        <w:r w:rsidR="00D624AE">
          <w:t>, we p</w:t>
        </w:r>
      </w:ins>
      <w:ins w:id="368" w:author="Ahmad Abdulraheem M. Bamagoos" w:date="2019-05-10T12:29:00Z">
        <w:r w:rsidR="00D624AE">
          <w:t xml:space="preserve">erformed </w:t>
        </w:r>
      </w:ins>
      <w:ins w:id="369" w:author="Peter Cistulli" w:date="2019-05-23T14:59:00Z">
        <w:r w:rsidR="00F2693B">
          <w:t xml:space="preserve">a </w:t>
        </w:r>
      </w:ins>
      <w:ins w:id="370" w:author="Ahmad Abdulraheem M. Bamagoos" w:date="2019-05-10T12:29:00Z">
        <w:r w:rsidR="00D624AE">
          <w:t xml:space="preserve">secondary analysis of </w:t>
        </w:r>
      </w:ins>
      <w:ins w:id="371" w:author="Ahmad Abdulraheem M. Bamagoos" w:date="2019-05-10T12:28:00Z">
        <w:r w:rsidR="00D624AE">
          <w:t xml:space="preserve">data </w:t>
        </w:r>
      </w:ins>
      <w:ins w:id="372" w:author="Peter Cistulli" w:date="2019-05-23T14:58:00Z">
        <w:r w:rsidR="00F2693B">
          <w:t>from previous oral appliance research studies</w:t>
        </w:r>
      </w:ins>
      <w:ins w:id="373" w:author="Peter Cistulli" w:date="2019-05-23T15:02:00Z">
        <w:r w:rsidR="009414F9" w:rsidRPr="001D4796">
          <w:rPr>
            <w:vertAlign w:val="superscript"/>
          </w:rPr>
          <w:fldChar w:fldCharType="begin">
            <w:fldData xml:space="preserve">PEVuZE5vdGU+PENpdGU+PEF1dGhvcj5QaGlsbGlwczwvQXV0aG9yPjxZZWFyPjIwMTM8L1llYXI+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cmlvZGljYWw+PGFsdC1wZXJpb2RpY2FsPjxmdWxsLXRpdGxlPkFtZXJpY2FuIEpvdXJuYWwgb2Yg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cGlyYXRvcnkgJmFtcDsgQ3JpdGljYWwgQ2FyZSBNZWRpY2luZTwvYWJici0zPjwvYWx0LXBlcmlv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</w:fldData>
          </w:fldChar>
        </w:r>
        <w:r w:rsidR="009414F9">
          <w:rPr>
            <w:vertAlign w:val="superscript"/>
          </w:rPr>
          <w:instrText xml:space="preserve"> ADDIN EN.CITE </w:instrText>
        </w:r>
        <w:r w:rsidR="009414F9">
          <w:rPr>
            <w:vertAlign w:val="superscript"/>
          </w:rPr>
          <w:fldChar w:fldCharType="begin">
            <w:fldData xml:space="preserve">PEVuZE5vdGU+PENpdGU+PEF1dGhvcj5QaGlsbGlwczwvQXV0aG9yPjxZZWFyPjIwMTM8L1llYXI+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cmlvZGljYWw+PGFsdC1wZXJpb2RpY2FsPjxmdWxsLXRpdGxlPkFtZXJpY2FuIEpvdXJuYWwgb2Yg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cGlyYXRvcnkgJmFtcDsgQ3JpdGljYWwgQ2FyZSBNZWRpY2luZTwvYWJici0zPjwvYWx0LXBlcmlv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</w:fldData>
          </w:fldChar>
        </w:r>
        <w:r w:rsidR="009414F9">
          <w:rPr>
            <w:vertAlign w:val="superscript"/>
          </w:rPr>
          <w:instrText xml:space="preserve"> ADDIN EN.CITE.DATA </w:instrText>
        </w:r>
        <w:r w:rsidR="009414F9">
          <w:rPr>
            <w:vertAlign w:val="superscript"/>
          </w:rPr>
        </w:r>
        <w:r w:rsidR="009414F9">
          <w:rPr>
            <w:vertAlign w:val="superscript"/>
          </w:rPr>
          <w:fldChar w:fldCharType="end"/>
        </w:r>
        <w:r w:rsidR="009414F9" w:rsidRPr="001D4796">
          <w:rPr>
            <w:vertAlign w:val="superscript"/>
          </w:rPr>
        </w:r>
        <w:r w:rsidR="009414F9" w:rsidRPr="001D4796">
          <w:rPr>
            <w:vertAlign w:val="superscript"/>
          </w:rPr>
          <w:fldChar w:fldCharType="separate"/>
        </w:r>
        <w:r w:rsidR="009414F9">
          <w:fldChar w:fldCharType="begin"/>
        </w:r>
        <w:r w:rsidR="009414F9">
          <w:instrText xml:space="preserve"> HYPERLINK \l "_ENREF_11" \o "Phillips, 2013 #200" </w:instrText>
        </w:r>
        <w:r w:rsidR="009414F9">
          <w:fldChar w:fldCharType="separate"/>
        </w:r>
        <w:r w:rsidR="009414F9">
          <w:rPr>
            <w:noProof/>
            <w:vertAlign w:val="superscript"/>
          </w:rPr>
          <w:t>11</w:t>
        </w:r>
        <w:r w:rsidR="009414F9">
          <w:rPr>
            <w:vertAlign w:val="superscript"/>
          </w:rPr>
          <w:fldChar w:fldCharType="end"/>
        </w:r>
        <w:r w:rsidR="009414F9">
          <w:rPr>
            <w:noProof/>
            <w:vertAlign w:val="superscript"/>
          </w:rPr>
          <w:t>,</w:t>
        </w:r>
        <w:r w:rsidR="009414F9">
          <w:fldChar w:fldCharType="begin"/>
        </w:r>
        <w:r w:rsidR="009414F9">
          <w:instrText xml:space="preserve"> HYPERLINK \l "_ENREF_29" \o "Sutherland, 2018 #743" </w:instrText>
        </w:r>
        <w:r w:rsidR="009414F9">
          <w:fldChar w:fldCharType="separate"/>
        </w:r>
        <w:r w:rsidR="009414F9">
          <w:rPr>
            <w:noProof/>
            <w:vertAlign w:val="superscript"/>
          </w:rPr>
          <w:t>29</w:t>
        </w:r>
        <w:r w:rsidR="009414F9">
          <w:rPr>
            <w:vertAlign w:val="superscript"/>
          </w:rPr>
          <w:fldChar w:fldCharType="end"/>
        </w:r>
        <w:r w:rsidR="009414F9">
          <w:rPr>
            <w:noProof/>
            <w:vertAlign w:val="superscript"/>
          </w:rPr>
          <w:t>,</w:t>
        </w:r>
        <w:r w:rsidR="009414F9">
          <w:fldChar w:fldCharType="begin"/>
        </w:r>
        <w:r w:rsidR="009414F9">
          <w:instrText xml:space="preserve"> HYPERLINK \l "_ENREF_30" \o "Lowth, 2018 #812" </w:instrText>
        </w:r>
        <w:r w:rsidR="009414F9">
          <w:fldChar w:fldCharType="separate"/>
        </w:r>
        <w:r w:rsidR="009414F9">
          <w:rPr>
            <w:noProof/>
            <w:vertAlign w:val="superscript"/>
          </w:rPr>
          <w:t>30</w:t>
        </w:r>
        <w:r w:rsidR="009414F9">
          <w:rPr>
            <w:vertAlign w:val="superscript"/>
          </w:rPr>
          <w:fldChar w:fldCharType="end"/>
        </w:r>
        <w:r w:rsidR="009414F9" w:rsidRPr="001D4796">
          <w:rPr>
            <w:vertAlign w:val="superscript"/>
          </w:rPr>
          <w:fldChar w:fldCharType="end"/>
        </w:r>
      </w:ins>
      <w:ins w:id="374" w:author="Peter Cistulli" w:date="2019-05-23T14:58:00Z">
        <w:r w:rsidR="00F2693B">
          <w:t xml:space="preserve">. </w:t>
        </w:r>
      </w:ins>
      <w:ins w:id="375" w:author="Sands, Scott A.,Ph.D." w:date="2019-05-24T17:43:00Z">
        <w:r w:rsidR="00037884">
          <w:t xml:space="preserve">Patients were included in our analysis if they had a </w:t>
        </w:r>
        <w:r w:rsidR="00037884" w:rsidRPr="00701988">
          <w:t>baseline</w:t>
        </w:r>
        <w:r w:rsidR="00037884">
          <w:t xml:space="preserve"> polysomnography-derived AHI ≥20 events/</w:t>
        </w:r>
        <w:proofErr w:type="spellStart"/>
        <w:r w:rsidR="00037884">
          <w:t>hr</w:t>
        </w:r>
        <w:proofErr w:type="spellEnd"/>
        <w:r w:rsidR="00037884">
          <w:t xml:space="preserve"> (pre-specified), </w:t>
        </w:r>
        <w:commentRangeStart w:id="376"/>
        <w:r w:rsidR="00037884" w:rsidRPr="00D1441A">
          <w:t xml:space="preserve">selected to minimize the influence of night-to-night variability </w:t>
        </w:r>
        <w:r w:rsidR="00037884">
          <w:t xml:space="preserve">(noise) </w:t>
        </w:r>
        <w:r w:rsidR="00037884" w:rsidRPr="00D1441A">
          <w:t xml:space="preserve">on </w:t>
        </w:r>
        <w:r w:rsidR="00037884">
          <w:t>the percent reduction in AHI with treatment (efficacy</w:t>
        </w:r>
        <w:commentRangeEnd w:id="376"/>
        <w:r w:rsidR="00037884">
          <w:rPr>
            <w:rStyle w:val="CommentReference"/>
            <w:szCs w:val="20"/>
            <w:lang w:val="x-none"/>
          </w:rPr>
          <w:commentReference w:id="376"/>
        </w:r>
        <w:r w:rsidR="00037884">
          <w:t>)</w:t>
        </w:r>
      </w:ins>
      <w:ins w:id="377" w:author="Ahmad Abdulraheem M. Bamagoos" w:date="2019-06-03T23:48:00Z">
        <w:r w:rsidR="000F0E76">
          <w:t>.</w:t>
        </w:r>
      </w:ins>
      <w:ins w:id="378" w:author="Sands, Scott A.,Ph.D." w:date="2019-05-24T17:43:00Z">
        <w:r w:rsidR="00037884">
          <w:fldChar w:fldCharType="begin"/>
        </w:r>
        <w:r w:rsidR="00037884">
          <w:instrText xml:space="preserve"> HYPERLINK \l "_ENREF_31" \o "White, 2015 #619" </w:instrText>
        </w:r>
        <w:r w:rsidR="00037884">
          <w:fldChar w:fldCharType="separate"/>
        </w:r>
        <w:r w:rsidR="00037884" w:rsidRPr="009A760B">
          <w:fldChar w:fldCharType="begin">
            <w:fldData xml:space="preserve">PEVuZE5vdGU+PENpdGU+PEF1dGhvcj5XaGl0ZTwvQXV0aG9yPjxZZWFyPjIwMTU8L1llYXI+PFJl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</w:fldData>
          </w:fldChar>
        </w:r>
        <w:r w:rsidR="00037884">
          <w:instrText xml:space="preserve"> ADDIN EN.CITE </w:instrText>
        </w:r>
        <w:r w:rsidR="00037884">
          <w:fldChar w:fldCharType="begin">
            <w:fldData xml:space="preserve">PEVuZE5vdGU+PENpdGU+PEF1dGhvcj5XaGl0ZTwvQXV0aG9yPjxZZWFyPjIwMTU8L1llYXI+PFJl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</w:fldData>
          </w:fldChar>
        </w:r>
        <w:r w:rsidR="00037884">
          <w:instrText xml:space="preserve"> ADDIN EN.CITE.DATA </w:instrText>
        </w:r>
        <w:r w:rsidR="00037884">
          <w:fldChar w:fldCharType="end"/>
        </w:r>
        <w:r w:rsidR="00037884" w:rsidRPr="009A760B">
          <w:fldChar w:fldCharType="separate"/>
        </w:r>
        <w:r w:rsidR="00037884" w:rsidRPr="00EB2ADC">
          <w:rPr>
            <w:noProof/>
            <w:vertAlign w:val="superscript"/>
          </w:rPr>
          <w:t>31</w:t>
        </w:r>
        <w:r w:rsidR="00037884" w:rsidRPr="009A760B">
          <w:fldChar w:fldCharType="end"/>
        </w:r>
        <w:r w:rsidR="00037884">
          <w:fldChar w:fldCharType="end"/>
        </w:r>
        <w:r w:rsidR="00037884">
          <w:t xml:space="preserve"> </w:t>
        </w:r>
        <w:del w:id="379" w:author="Ahmad Abdulraheem M. Bamagoos" w:date="2019-06-03T23:48:00Z">
          <w:r w:rsidR="00037884" w:rsidDel="000F0E76">
            <w:delText>(e.g.</w:delText>
          </w:r>
        </w:del>
      </w:ins>
      <w:ins w:id="380" w:author="Ahmad Abdulraheem M. Bamagoos" w:date="2019-06-03T23:48:00Z">
        <w:r w:rsidR="000F0E76">
          <w:t>For example,</w:t>
        </w:r>
      </w:ins>
      <w:ins w:id="381" w:author="Sands, Scott A.,Ph.D." w:date="2019-05-24T17:43:00Z">
        <w:r w:rsidR="00037884">
          <w:t xml:space="preserve"> a 75% reduction in AHI from 20 to 5 events/</w:t>
        </w:r>
        <w:proofErr w:type="spellStart"/>
        <w:r w:rsidR="00037884">
          <w:t>hr</w:t>
        </w:r>
        <w:proofErr w:type="spellEnd"/>
        <w:r w:rsidR="00037884">
          <w:t xml:space="preserve"> was considered more reliable than the same from 10 to 2.5 events </w:t>
        </w:r>
        <w:proofErr w:type="spellStart"/>
        <w:r w:rsidR="00037884">
          <w:t>hr</w:t>
        </w:r>
        <w:proofErr w:type="spellEnd"/>
        <w:del w:id="382" w:author="Ahmad Abdulraheem M. Bamagoos" w:date="2019-06-03T23:48:00Z">
          <w:r w:rsidR="00037884" w:rsidDel="000F0E76">
            <w:delText>;</w:delText>
          </w:r>
        </w:del>
        <w:r w:rsidR="00037884">
          <w:t xml:space="preserve"> </w:t>
        </w:r>
      </w:ins>
      <w:ins w:id="383" w:author="Ahmad Abdulraheem M. Bamagoos" w:date="2019-06-03T23:48:00Z">
        <w:r w:rsidR="000F0E76">
          <w:t>(</w:t>
        </w:r>
      </w:ins>
      <w:ins w:id="384" w:author="Sands, Scott A.,Ph.D." w:date="2019-05-24T17:43:00Z">
        <w:r w:rsidR="00037884">
          <w:t>the latter is within the expected night-to-night variability, SD ~10 events/</w:t>
        </w:r>
        <w:proofErr w:type="spellStart"/>
        <w:r w:rsidR="00037884">
          <w:t>hr</w:t>
        </w:r>
        <w:proofErr w:type="spellEnd"/>
        <w:r w:rsidR="00037884">
          <w:t xml:space="preserve">). </w:t>
        </w:r>
      </w:ins>
    </w:p>
    <w:p w14:paraId="57B5CB03" w14:textId="6DD45E28" w:rsidR="00037884" w:rsidRDefault="00F2693B" w:rsidP="00743A0C">
      <w:pPr>
        <w:pStyle w:val="Body"/>
        <w:spacing w:line="480" w:lineRule="auto"/>
        <w:rPr>
          <w:ins w:id="385" w:author="Sands, Scott A.,Ph.D." w:date="2019-05-24T17:43:00Z"/>
        </w:rPr>
      </w:pPr>
      <w:ins w:id="386" w:author="Peter Cistulli" w:date="2019-05-23T14:58:00Z">
        <w:r>
          <w:t xml:space="preserve">All </w:t>
        </w:r>
      </w:ins>
      <w:ins w:id="387" w:author="Sands, Scott A.,Ph.D." w:date="2019-05-24T17:44:00Z">
        <w:r w:rsidR="00037884">
          <w:t xml:space="preserve">polysomnographic data from </w:t>
        </w:r>
      </w:ins>
      <w:ins w:id="388" w:author="Sands, Scott A.,Ph.D." w:date="2019-05-24T17:43:00Z">
        <w:r w:rsidR="00037884">
          <w:t xml:space="preserve">parent </w:t>
        </w:r>
      </w:ins>
      <w:ins w:id="389" w:author="Peter Cistulli" w:date="2019-05-23T14:58:00Z">
        <w:del w:id="390" w:author="Sands, Scott A.,Ph.D." w:date="2019-05-24T17:29:00Z">
          <w:r w:rsidDel="003F4563">
            <w:delText>patients</w:delText>
          </w:r>
        </w:del>
      </w:ins>
      <w:ins w:id="391" w:author="Sands, Scott A.,Ph.D." w:date="2019-05-24T17:29:00Z">
        <w:r w:rsidR="003F4563">
          <w:t>studies</w:t>
        </w:r>
      </w:ins>
      <w:ins w:id="392" w:author="Peter Cistulli" w:date="2019-05-23T14:58:00Z">
        <w:r>
          <w:t xml:space="preserve"> </w:t>
        </w:r>
      </w:ins>
      <w:ins w:id="393" w:author="Peter Cistulli" w:date="2019-05-23T15:00:00Z">
        <w:r>
          <w:t xml:space="preserve">were </w:t>
        </w:r>
      </w:ins>
      <w:ins w:id="394" w:author="Sands, Scott A.,Ph.D." w:date="2019-05-24T17:44:00Z">
        <w:r w:rsidR="00037884">
          <w:t>from</w:t>
        </w:r>
      </w:ins>
      <w:ins w:id="395" w:author="Sands, Scott A.,Ph.D." w:date="2019-05-24T17:29:00Z">
        <w:r w:rsidR="003F4563">
          <w:t xml:space="preserve"> </w:t>
        </w:r>
      </w:ins>
      <w:ins w:id="396" w:author="Peter Cistulli" w:date="2019-05-23T15:03:00Z">
        <w:del w:id="397" w:author="Sands, Scott A.,Ph.D." w:date="2019-05-24T17:29:00Z">
          <w:r w:rsidR="009414F9" w:rsidDel="003F4563">
            <w:delText xml:space="preserve">recruited from </w:delText>
          </w:r>
        </w:del>
        <w:r w:rsidR="009414F9">
          <w:t xml:space="preserve">a </w:t>
        </w:r>
      </w:ins>
      <w:ins w:id="398" w:author="Peter Cistulli" w:date="2019-05-23T15:04:00Z">
        <w:r w:rsidR="009414F9">
          <w:t xml:space="preserve">single </w:t>
        </w:r>
      </w:ins>
      <w:ins w:id="399" w:author="Peter Cistulli" w:date="2019-05-23T15:03:00Z">
        <w:r w:rsidR="009414F9">
          <w:t xml:space="preserve">sleep clinic and </w:t>
        </w:r>
      </w:ins>
      <w:ins w:id="400" w:author="Sands, Scott A.,Ph.D." w:date="2019-05-24T17:29:00Z">
        <w:r w:rsidR="003A20FF">
          <w:t xml:space="preserve">included </w:t>
        </w:r>
      </w:ins>
      <w:ins w:id="401" w:author="Peter Cistulli" w:date="2019-05-23T15:03:00Z">
        <w:del w:id="402" w:author="Sands, Scott A.,Ph.D." w:date="2019-05-24T17:29:00Z">
          <w:r w:rsidR="009414F9" w:rsidDel="003A20FF">
            <w:delText>had</w:delText>
          </w:r>
        </w:del>
      </w:ins>
      <w:ins w:id="403" w:author="Ahmad Abdulraheem M. Bamagoos" w:date="2019-05-10T12:29:00Z">
        <w:del w:id="404" w:author="Sands, Scott A.,Ph.D." w:date="2019-05-24T17:29:00Z">
          <w:r w:rsidR="00D624AE" w:rsidDel="003A20FF">
            <w:delText xml:space="preserve">that </w:delText>
          </w:r>
        </w:del>
      </w:ins>
      <w:del w:id="405" w:author="Sands, Scott A.,Ph.D." w:date="2019-05-24T17:29:00Z">
        <w:r w:rsidR="004A7E60" w:rsidDel="003A20FF">
          <w:delText xml:space="preserve"> </w:delText>
        </w:r>
        <w:r w:rsidR="00CB0FD4" w:rsidRPr="00712269" w:rsidDel="003A20FF">
          <w:delText>were</w:delText>
        </w:r>
        <w:r w:rsidR="00015C8E" w:rsidDel="003A20FF">
          <w:delText xml:space="preserve"> </w:delText>
        </w:r>
      </w:del>
      <w:ins w:id="406" w:author="Ahmad Abdulraheem M. Bamagoos" w:date="2019-05-10T12:14:00Z">
        <w:del w:id="407" w:author="Sands, Scott A.,Ph.D." w:date="2019-05-24T17:29:00Z">
          <w:r w:rsidR="005160D8" w:rsidDel="003A20FF">
            <w:delText xml:space="preserve">pertain to </w:delText>
          </w:r>
        </w:del>
      </w:ins>
      <w:ins w:id="408" w:author="Ahmad Abdulraheem M. Bamagoos" w:date="2019-05-16T14:44:00Z">
        <w:r w:rsidR="004B79EB">
          <w:t xml:space="preserve">newly-diagnosed </w:t>
        </w:r>
      </w:ins>
      <w:del w:id="409" w:author="Peter Cistulli" w:date="2019-05-23T15:01:00Z">
        <w:r w:rsidR="00015C8E" w:rsidDel="00F2693B">
          <w:delText>adult</w:delText>
        </w:r>
        <w:r w:rsidR="00CB0FD4" w:rsidRPr="00712269" w:rsidDel="00F2693B">
          <w:delText xml:space="preserve"> </w:delText>
        </w:r>
      </w:del>
      <w:r w:rsidR="004A7E60">
        <w:t>OSA patients</w:t>
      </w:r>
      <w:ins w:id="410" w:author="Ahmad Abdulraheem M. Bamagoos" w:date="2019-05-17T14:47:00Z">
        <w:r w:rsidR="00064D5B">
          <w:t xml:space="preserve"> </w:t>
        </w:r>
      </w:ins>
      <w:ins w:id="411" w:author="Ahmad Abdulraheem M. Bamagoos" w:date="2019-05-17T14:59:00Z">
        <w:r w:rsidR="00CE43AC">
          <w:t>(</w:t>
        </w:r>
      </w:ins>
      <w:ins w:id="412" w:author="Ahmad Abdulraheem M. Bamagoos" w:date="2019-05-17T15:07:00Z">
        <w:r w:rsidR="00E533C3">
          <w:t xml:space="preserve">baseline </w:t>
        </w:r>
      </w:ins>
      <w:ins w:id="413" w:author="Peter Cistulli" w:date="2019-05-23T15:01:00Z">
        <w:del w:id="414" w:author="Sands, Scott A.,Ph.D." w:date="2019-05-24T17:29:00Z">
          <w:r w:rsidDel="003A20FF">
            <w:delText xml:space="preserve">in-laboratory </w:delText>
          </w:r>
        </w:del>
      </w:ins>
      <w:ins w:id="415" w:author="Ahmad Abdulraheem M. Bamagoos" w:date="2019-05-17T15:03:00Z">
        <w:del w:id="416" w:author="Sands, Scott A.,Ph.D." w:date="2019-05-24T17:29:00Z">
          <w:r w:rsidR="00404E6D" w:rsidDel="003A20FF">
            <w:delText xml:space="preserve">polysomnography-derived </w:delText>
          </w:r>
        </w:del>
      </w:ins>
      <w:ins w:id="417" w:author="Ahmad Abdulraheem M. Bamagoos" w:date="2019-05-17T14:59:00Z">
        <w:r w:rsidR="00CE43AC">
          <w:t>AHI &gt;</w:t>
        </w:r>
      </w:ins>
      <w:ins w:id="418" w:author="Ahmad Abdulraheem M. Bamagoos" w:date="2019-05-17T15:04:00Z">
        <w:r w:rsidR="00404E6D">
          <w:t xml:space="preserve"> </w:t>
        </w:r>
      </w:ins>
      <w:ins w:id="419" w:author="Ahmad Abdulraheem M. Bamagoos" w:date="2019-05-17T14:59:00Z">
        <w:r w:rsidR="00CE43AC">
          <w:t>10 events/</w:t>
        </w:r>
        <w:proofErr w:type="spellStart"/>
        <w:r w:rsidR="00CE43AC">
          <w:t>hr</w:t>
        </w:r>
      </w:ins>
      <w:proofErr w:type="spellEnd"/>
      <w:ins w:id="420" w:author="Sands, Scott A.,Ph.D." w:date="2019-05-24T17:30:00Z">
        <w:r w:rsidR="003A20FF">
          <w:t xml:space="preserve"> for </w:t>
        </w:r>
      </w:ins>
      <w:ins w:id="421" w:author="Sands, Scott A.,Ph.D." w:date="2019-05-24T17:44:00Z">
        <w:r w:rsidR="00037884">
          <w:t>original</w:t>
        </w:r>
      </w:ins>
      <w:ins w:id="422" w:author="Sands, Scott A.,Ph.D." w:date="2019-05-24T17:30:00Z">
        <w:r w:rsidR="003A20FF">
          <w:t xml:space="preserve"> studies</w:t>
        </w:r>
      </w:ins>
      <w:ins w:id="423" w:author="Ahmad Abdulraheem M. Bamagoos" w:date="2019-05-17T14:59:00Z">
        <w:r w:rsidR="00CE43AC">
          <w:t>)</w:t>
        </w:r>
        <w:del w:id="424" w:author="Peter Cistulli" w:date="2019-05-23T15:03:00Z">
          <w:r w:rsidR="00CE43AC" w:rsidDel="009414F9">
            <w:delText xml:space="preserve"> </w:delText>
          </w:r>
        </w:del>
      </w:ins>
      <w:del w:id="425" w:author="Peter Cistulli" w:date="2019-05-23T15:03:00Z">
        <w:r w:rsidR="00015C8E" w:rsidDel="009414F9">
          <w:delText xml:space="preserve"> </w:delText>
        </w:r>
        <w:r w:rsidR="0014615E" w:rsidDel="009414F9">
          <w:delText xml:space="preserve">who </w:delText>
        </w:r>
      </w:del>
      <w:ins w:id="426" w:author="Ahmad Abdulraheem M. Bamagoos" w:date="2019-05-16T14:46:00Z">
        <w:del w:id="427" w:author="Peter Cistulli" w:date="2019-05-23T15:03:00Z">
          <w:r w:rsidR="004B79EB" w:rsidDel="009414F9">
            <w:rPr>
              <w:lang w:eastAsia="en-AU"/>
            </w:rPr>
            <w:delText>sought</w:delText>
          </w:r>
        </w:del>
      </w:ins>
      <w:ins w:id="428" w:author="Ahmad Abdulraheem M. Bamagoos" w:date="2019-05-16T14:45:00Z">
        <w:del w:id="429" w:author="Peter Cistulli" w:date="2019-05-23T15:03:00Z">
          <w:r w:rsidR="004B79EB" w:rsidDel="009414F9">
            <w:rPr>
              <w:lang w:eastAsia="en-AU"/>
            </w:rPr>
            <w:delText xml:space="preserve"> clinical care from the S</w:delText>
          </w:r>
          <w:r w:rsidR="004B79EB" w:rsidRPr="00E75A32" w:rsidDel="009414F9">
            <w:rPr>
              <w:lang w:eastAsia="en-AU"/>
            </w:rPr>
            <w:delText xml:space="preserve">leep </w:delText>
          </w:r>
          <w:r w:rsidR="004B79EB" w:rsidDel="009414F9">
            <w:rPr>
              <w:lang w:eastAsia="en-AU"/>
            </w:rPr>
            <w:delText>C</w:delText>
          </w:r>
          <w:r w:rsidR="004B79EB" w:rsidRPr="00E75A32" w:rsidDel="009414F9">
            <w:rPr>
              <w:lang w:eastAsia="en-AU"/>
            </w:rPr>
            <w:delText>linic</w:delText>
          </w:r>
        </w:del>
      </w:ins>
      <w:ins w:id="430" w:author="Ahmad Abdulraheem M. Bamagoos" w:date="2019-05-16T14:46:00Z">
        <w:del w:id="431" w:author="Peter Cistulli" w:date="2019-05-23T15:03:00Z">
          <w:r w:rsidR="004B79EB" w:rsidDel="009414F9">
            <w:rPr>
              <w:lang w:eastAsia="en-AU"/>
            </w:rPr>
            <w:delText>s</w:delText>
          </w:r>
        </w:del>
      </w:ins>
      <w:ins w:id="432" w:author="Ahmad Abdulraheem M. Bamagoos" w:date="2019-05-16T14:45:00Z">
        <w:del w:id="433" w:author="Peter Cistulli" w:date="2019-05-23T15:03:00Z">
          <w:r w:rsidR="004B79EB" w:rsidRPr="00E75A32" w:rsidDel="009414F9">
            <w:rPr>
              <w:lang w:eastAsia="en-AU"/>
            </w:rPr>
            <w:delText xml:space="preserve"> in Royal North Shore Hospital</w:delText>
          </w:r>
        </w:del>
      </w:ins>
      <w:ins w:id="434" w:author="Ahmad Abdulraheem M. Bamagoos" w:date="2019-05-16T14:46:00Z">
        <w:del w:id="435" w:author="Peter Cistulli" w:date="2019-05-23T15:03:00Z">
          <w:r w:rsidR="004B79EB" w:rsidDel="009414F9">
            <w:rPr>
              <w:lang w:eastAsia="en-AU"/>
            </w:rPr>
            <w:delText xml:space="preserve"> </w:delText>
          </w:r>
          <w:r w:rsidR="004B79EB" w:rsidDel="009414F9">
            <w:delText xml:space="preserve">(St. Leonards, NSW, Australia) </w:delText>
          </w:r>
          <w:r w:rsidR="004B79EB" w:rsidDel="009414F9">
            <w:rPr>
              <w:lang w:eastAsia="en-AU"/>
            </w:rPr>
            <w:delText>and</w:delText>
          </w:r>
        </w:del>
      </w:ins>
      <w:ins w:id="436" w:author="Ahmad Abdulraheem M. Bamagoos" w:date="2019-05-16T14:45:00Z">
        <w:del w:id="437" w:author="Peter Cistulli" w:date="2019-05-23T15:03:00Z">
          <w:r w:rsidR="004B79EB" w:rsidDel="009414F9">
            <w:rPr>
              <w:lang w:eastAsia="en-AU"/>
            </w:rPr>
            <w:delText xml:space="preserve"> </w:delText>
          </w:r>
        </w:del>
      </w:ins>
      <w:del w:id="438" w:author="Peter Cistulli" w:date="2019-05-23T15:03:00Z">
        <w:r w:rsidR="00D272BF" w:rsidDel="009414F9">
          <w:delText xml:space="preserve">were </w:delText>
        </w:r>
      </w:del>
      <w:ins w:id="439" w:author="Ahmad Abdulraheem M. Bamagoos" w:date="2019-05-10T12:03:00Z">
        <w:del w:id="440" w:author="Peter Cistulli" w:date="2019-05-23T15:03:00Z">
          <w:r w:rsidR="0084273B" w:rsidDel="009414F9">
            <w:delText xml:space="preserve">recruited </w:delText>
          </w:r>
        </w:del>
      </w:ins>
      <w:ins w:id="441" w:author="Ahmad Abdulraheem M. Bamagoos" w:date="2019-05-10T12:14:00Z">
        <w:del w:id="442" w:author="Peter Cistulli" w:date="2019-05-23T15:03:00Z">
          <w:r w:rsidR="005160D8" w:rsidDel="009414F9">
            <w:delText>to participate</w:delText>
          </w:r>
        </w:del>
      </w:ins>
      <w:del w:id="443" w:author="Peter Cistulli" w:date="2019-05-23T15:03:00Z">
        <w:r w:rsidR="0014615E" w:rsidDel="009414F9">
          <w:delText xml:space="preserve">enrolled in previous research trials </w:delText>
        </w:r>
        <w:r w:rsidR="00772F1D" w:rsidDel="009414F9">
          <w:delText xml:space="preserve">which assessed </w:delText>
        </w:r>
      </w:del>
      <w:ins w:id="444" w:author="Ahmad Abdulraheem M. Bamagoos" w:date="2019-05-16T14:47:00Z">
        <w:del w:id="445" w:author="Peter Cistulli" w:date="2019-05-23T15:03:00Z">
          <w:r w:rsidR="004B79EB" w:rsidDel="009414F9">
            <w:delText xml:space="preserve">responses to </w:delText>
          </w:r>
        </w:del>
      </w:ins>
      <w:del w:id="446" w:author="Peter Cistulli" w:date="2019-05-23T15:03:00Z">
        <w:r w:rsidR="005C2054" w:rsidDel="009414F9">
          <w:delText>oral appliance</w:delText>
        </w:r>
        <w:r w:rsidR="0014615E" w:rsidDel="009414F9">
          <w:delText xml:space="preserve"> </w:delText>
        </w:r>
      </w:del>
      <w:ins w:id="447" w:author="Ahmad Abdulraheem M. Bamagoos" w:date="2019-05-16T14:47:00Z">
        <w:del w:id="448" w:author="Peter Cistulli" w:date="2019-05-23T15:03:00Z">
          <w:r w:rsidR="004B79EB" w:rsidDel="009414F9">
            <w:delText xml:space="preserve"> therapy</w:delText>
          </w:r>
        </w:del>
      </w:ins>
      <w:del w:id="449" w:author="Ahmad Abdulraheem M. Bamagoos" w:date="2019-05-16T14:47:00Z">
        <w:r w:rsidR="005C2054" w:rsidDel="004B79EB">
          <w:delText>responses</w:delText>
        </w:r>
      </w:del>
      <w:r w:rsidR="00286F37">
        <w:t>.</w:t>
      </w:r>
      <w:del w:id="450" w:author="Peter Cistulli" w:date="2019-05-23T15:02:00Z">
        <w:r w:rsidR="0098050B" w:rsidRPr="001D4796" w:rsidDel="009414F9">
          <w:rPr>
            <w:vertAlign w:val="superscript"/>
          </w:rPr>
          <w:fldChar w:fldCharType="begin">
            <w:fldData xml:space="preserve">PEVuZE5vdGU+PENpdGU+PEF1dGhvcj5QaGlsbGlwczwvQXV0aG9yPjxZZWFyPjIwMTM8L1llYXI+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cmlvZGljYWw+PGFsdC1wZXJpb2RpY2FsPjxmdWxsLXRpdGxlPkFtZXJpY2FuIEpvdXJuYWwgb2Yg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cGlyYXRvcnkgJmFtcDsgQ3JpdGljYWwgQ2FyZSBNZWRpY2luZTwvYWJici0zPjwvYWx0LXBlcmlv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</w:fldData>
          </w:fldChar>
        </w:r>
        <w:r w:rsidR="00EB2ADC" w:rsidDel="009414F9">
          <w:rPr>
            <w:vertAlign w:val="superscript"/>
          </w:rPr>
          <w:delInstrText xml:space="preserve"> ADDIN EN.CITE </w:delInstrText>
        </w:r>
        <w:r w:rsidR="00EB2ADC" w:rsidDel="009414F9">
          <w:rPr>
            <w:vertAlign w:val="superscript"/>
          </w:rPr>
          <w:fldChar w:fldCharType="begin">
            <w:fldData xml:space="preserve">PEVuZE5vdGU+PENpdGU+PEF1dGhvcj5QaGlsbGlwczwvQXV0aG9yPjxZZWFyPjIwMTM8L1llYXI+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cmlvZGljYWw+PGFsdC1wZXJpb2RpY2FsPjxmdWxsLXRpdGxlPkFtZXJpY2FuIEpvdXJuYWwgb2Yg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cGlyYXRvcnkgJmFtcDsgQ3JpdGljYWwgQ2FyZSBNZWRpY2luZTwvYWJici0zPjwvYWx0LXBlcmlv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</w:fldData>
          </w:fldChar>
        </w:r>
        <w:r w:rsidR="00EB2ADC" w:rsidDel="009414F9">
          <w:rPr>
            <w:vertAlign w:val="superscript"/>
          </w:rPr>
          <w:delInstrText xml:space="preserve"> ADDIN EN.CITE.DATA </w:delInstrText>
        </w:r>
        <w:r w:rsidR="00EB2ADC" w:rsidDel="009414F9">
          <w:rPr>
            <w:vertAlign w:val="superscript"/>
          </w:rPr>
        </w:r>
        <w:r w:rsidR="00EB2ADC" w:rsidDel="009414F9">
          <w:rPr>
            <w:vertAlign w:val="superscript"/>
          </w:rPr>
          <w:fldChar w:fldCharType="end"/>
        </w:r>
        <w:r w:rsidR="0098050B" w:rsidRPr="001D4796" w:rsidDel="009414F9">
          <w:rPr>
            <w:vertAlign w:val="superscript"/>
          </w:rPr>
        </w:r>
        <w:r w:rsidR="0098050B" w:rsidRPr="001D4796" w:rsidDel="009414F9">
          <w:rPr>
            <w:vertAlign w:val="superscript"/>
          </w:rPr>
          <w:fldChar w:fldCharType="separate"/>
        </w:r>
        <w:r w:rsidDel="009414F9">
          <w:fldChar w:fldCharType="begin"/>
        </w:r>
        <w:r w:rsidDel="009414F9">
          <w:delInstrText xml:space="preserve"> HYPERLINK \l "_ENREF_11" \o "Phillips, 2013 #200" </w:delInstrText>
        </w:r>
        <w:r w:rsidDel="009414F9">
          <w:fldChar w:fldCharType="separate"/>
        </w:r>
        <w:r w:rsidR="00CE639D" w:rsidDel="009414F9">
          <w:rPr>
            <w:noProof/>
            <w:vertAlign w:val="superscript"/>
          </w:rPr>
          <w:delText>11</w:delText>
        </w:r>
        <w:r w:rsidDel="009414F9">
          <w:rPr>
            <w:noProof/>
            <w:vertAlign w:val="superscript"/>
          </w:rPr>
          <w:fldChar w:fldCharType="end"/>
        </w:r>
        <w:r w:rsidR="00EB2ADC" w:rsidDel="009414F9">
          <w:rPr>
            <w:noProof/>
            <w:vertAlign w:val="superscript"/>
          </w:rPr>
          <w:delText>,</w:delText>
        </w:r>
        <w:r w:rsidDel="009414F9">
          <w:fldChar w:fldCharType="begin"/>
        </w:r>
        <w:r w:rsidDel="009414F9">
          <w:delInstrText xml:space="preserve"> HYPERLINK \l "_ENREF_29" \o "Sutherland, 2018 #743" </w:delInstrText>
        </w:r>
        <w:r w:rsidDel="009414F9">
          <w:fldChar w:fldCharType="separate"/>
        </w:r>
        <w:r w:rsidR="00CE639D" w:rsidDel="009414F9">
          <w:rPr>
            <w:noProof/>
            <w:vertAlign w:val="superscript"/>
          </w:rPr>
          <w:delText>29</w:delText>
        </w:r>
        <w:r w:rsidDel="009414F9">
          <w:rPr>
            <w:noProof/>
            <w:vertAlign w:val="superscript"/>
          </w:rPr>
          <w:fldChar w:fldCharType="end"/>
        </w:r>
        <w:r w:rsidR="00EB2ADC" w:rsidDel="009414F9">
          <w:rPr>
            <w:noProof/>
            <w:vertAlign w:val="superscript"/>
          </w:rPr>
          <w:delText>,</w:delText>
        </w:r>
        <w:r w:rsidDel="009414F9">
          <w:fldChar w:fldCharType="begin"/>
        </w:r>
        <w:r w:rsidDel="009414F9">
          <w:delInstrText xml:space="preserve"> HYPERLINK \l "_ENREF_30" \o "Lowth, 2018 #812" </w:delInstrText>
        </w:r>
        <w:r w:rsidDel="009414F9">
          <w:fldChar w:fldCharType="separate"/>
        </w:r>
        <w:r w:rsidR="00CE639D" w:rsidDel="009414F9">
          <w:rPr>
            <w:noProof/>
            <w:vertAlign w:val="superscript"/>
          </w:rPr>
          <w:delText>30</w:delText>
        </w:r>
        <w:r w:rsidDel="009414F9">
          <w:rPr>
            <w:noProof/>
            <w:vertAlign w:val="superscript"/>
          </w:rPr>
          <w:fldChar w:fldCharType="end"/>
        </w:r>
        <w:r w:rsidR="0098050B" w:rsidRPr="001D4796" w:rsidDel="009414F9">
          <w:rPr>
            <w:vertAlign w:val="superscript"/>
          </w:rPr>
          <w:fldChar w:fldCharType="end"/>
        </w:r>
      </w:del>
      <w:ins w:id="451" w:author="Ahmad Abdulraheem M. Bamagoos" w:date="2019-05-16T14:51:00Z">
        <w:r w:rsidR="00D62921">
          <w:rPr>
            <w:vertAlign w:val="superscript"/>
          </w:rPr>
          <w:t xml:space="preserve"> </w:t>
        </w:r>
      </w:ins>
      <w:commentRangeStart w:id="452"/>
      <w:del w:id="453" w:author="Ahmad Abdulraheem M. Bamagoos" w:date="2019-05-10T12:29:00Z">
        <w:r w:rsidR="00800ACF" w:rsidDel="00D624AE">
          <w:rPr>
            <w:vertAlign w:val="superscript"/>
          </w:rPr>
          <w:delText xml:space="preserve"> </w:delText>
        </w:r>
      </w:del>
      <w:del w:id="454" w:author="Ahmad Abdulraheem M. Bamagoos" w:date="2019-05-16T14:51:00Z">
        <w:r w:rsidR="005C2054" w:rsidDel="00D62921">
          <w:delText>P</w:delText>
        </w:r>
      </w:del>
      <w:ins w:id="455" w:author="Ahmad Abdulraheem M. Bamagoos" w:date="2019-05-16T14:51:00Z">
        <w:r w:rsidR="00D62921" w:rsidRPr="00D62921">
          <w:t>Data from 14 patients were taken from the “MASPAP</w:t>
        </w:r>
      </w:ins>
      <w:ins w:id="456" w:author="Ahmad Abdulraheem M. Bamagoos" w:date="2019-05-17T14:38:00Z">
        <w:r w:rsidR="001104B7">
          <w:t>”</w:t>
        </w:r>
      </w:ins>
      <w:ins w:id="457" w:author="Ahmad Abdulraheem M. Bamagoos" w:date="2019-05-16T14:54:00Z">
        <w:r w:rsidR="00A6041B">
          <w:t xml:space="preserve"> </w:t>
        </w:r>
      </w:ins>
      <w:ins w:id="458" w:author="Ahmad Abdulraheem M. Bamagoos" w:date="2019-05-16T15:02:00Z">
        <w:r w:rsidR="00993F30">
          <w:t>study</w:t>
        </w:r>
      </w:ins>
      <w:hyperlink w:anchor="_ENREF_11" w:tooltip="Phillips, 2013 #200" w:history="1">
        <w:r w:rsidR="00CE639D">
          <w:fldChar w:fldCharType="begin">
            <w:fldData xml:space="preserve">PEVuZE5vdGU+PENpdGU+PEF1dGhvcj5QaGlsbGlwczwvQXV0aG9yPjxZZWFyPjIwMTM8L1llYXI+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cnkgJmFtcDsgQ3JpdGljYWwgQ2FyZSBNZWRpY2luZTwvYWJici0zPjwvYWx0LXBlcmlvZGljYWw+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=
</w:fldData>
          </w:fldChar>
        </w:r>
        <w:r w:rsidR="00CE639D">
          <w:instrText xml:space="preserve"> ADDIN EN.CITE </w:instrText>
        </w:r>
        <w:r w:rsidR="00CE639D">
          <w:fldChar w:fldCharType="begin">
            <w:fldData xml:space="preserve">PEVuZE5vdGU+PENpdGU+PEF1dGhvcj5QaGlsbGlwczwvQXV0aG9yPjxZZWFyPjIwMTM8L1llYXI+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=
</w:fldData>
          </w:fldChar>
        </w:r>
        <w:r w:rsidR="00CE639D">
          <w:instrText xml:space="preserve"> ADDIN EN.CITE.DATA </w:instrText>
        </w:r>
        <w:r w:rsidR="00CE639D">
          <w:fldChar w:fldCharType="end"/>
        </w:r>
        <w:r w:rsidR="00CE639D">
          <w:fldChar w:fldCharType="separate"/>
        </w:r>
        <w:r w:rsidR="00CE639D" w:rsidRPr="00EB2ADC">
          <w:rPr>
            <w:noProof/>
            <w:vertAlign w:val="superscript"/>
          </w:rPr>
          <w:t>11</w:t>
        </w:r>
        <w:r w:rsidR="00CE639D">
          <w:fldChar w:fldCharType="end"/>
        </w:r>
      </w:hyperlink>
      <w:ins w:id="459" w:author="Ahmad Abdulraheem M. Bamagoos" w:date="2019-05-16T20:29:00Z">
        <w:r w:rsidR="00DA01EB">
          <w:t xml:space="preserve"> </w:t>
        </w:r>
      </w:ins>
      <w:ins w:id="460" w:author="Ahmad Abdulraheem M. Bamagoos" w:date="2019-05-17T14:38:00Z">
        <w:r w:rsidR="001104B7">
          <w:t>(</w:t>
        </w:r>
      </w:ins>
      <w:ins w:id="461" w:author="Ahmad Abdulraheem M. Bamagoos" w:date="2019-05-16T20:29:00Z">
        <w:r w:rsidR="00DA01EB">
          <w:t>ACTRN 12607000289415</w:t>
        </w:r>
      </w:ins>
      <w:ins w:id="462" w:author="Ahmad Abdulraheem M. Bamagoos" w:date="2019-05-17T14:38:00Z">
        <w:r w:rsidR="001104B7">
          <w:t>, n=</w:t>
        </w:r>
        <w:del w:id="463" w:author="Sands, Scott A.,Ph.D. [2]" w:date="2019-06-07T18:31:00Z">
          <w:r w:rsidR="001104B7" w:rsidDel="00E01BEC">
            <w:delText xml:space="preserve"> </w:delText>
          </w:r>
        </w:del>
        <w:r w:rsidR="001104B7">
          <w:t xml:space="preserve">108 (80% males), </w:t>
        </w:r>
        <w:proofErr w:type="spellStart"/>
        <w:r w:rsidR="001104B7">
          <w:t>mean</w:t>
        </w:r>
        <w:bookmarkStart w:id="464" w:name="_Hlk8930525"/>
        <w:r w:rsidR="001104B7">
          <w:t>±SD</w:t>
        </w:r>
        <w:bookmarkEnd w:id="464"/>
        <w:proofErr w:type="spellEnd"/>
        <w:r w:rsidR="001104B7">
          <w:t xml:space="preserve"> </w:t>
        </w:r>
        <w:r w:rsidR="001104B7" w:rsidRPr="00D62921">
          <w:t>age=</w:t>
        </w:r>
        <w:del w:id="465" w:author="Sands, Scott A.,Ph.D. [2]" w:date="2019-06-07T18:31:00Z">
          <w:r w:rsidR="001104B7" w:rsidRPr="00202CC2" w:rsidDel="00E01BEC">
            <w:delText xml:space="preserve"> </w:delText>
          </w:r>
        </w:del>
        <w:r w:rsidR="001104B7">
          <w:t>50±</w:t>
        </w:r>
        <w:r w:rsidR="001104B7" w:rsidRPr="00202CC2">
          <w:t>11</w:t>
        </w:r>
        <w:r w:rsidR="001104B7" w:rsidRPr="00D62921">
          <w:t xml:space="preserve"> years</w:t>
        </w:r>
        <w:r w:rsidR="001104B7">
          <w:t>, b</w:t>
        </w:r>
        <w:r w:rsidR="001104B7" w:rsidRPr="00DA01EB">
          <w:t>ody mass index</w:t>
        </w:r>
        <w:r w:rsidR="001104B7">
          <w:t xml:space="preserve"> [BMI]</w:t>
        </w:r>
        <w:r w:rsidR="001104B7" w:rsidRPr="00D62921">
          <w:t>=</w:t>
        </w:r>
        <w:del w:id="466" w:author="Sands, Scott A.,Ph.D. [2]" w:date="2019-06-07T18:31:00Z">
          <w:r w:rsidR="001104B7" w:rsidDel="00E01BEC">
            <w:delText xml:space="preserve"> </w:delText>
          </w:r>
        </w:del>
        <w:r w:rsidR="001104B7">
          <w:t>30±6 kg/m</w:t>
        </w:r>
        <w:r w:rsidR="001104B7" w:rsidRPr="005A7195">
          <w:rPr>
            <w:vertAlign w:val="superscript"/>
          </w:rPr>
          <w:t>2</w:t>
        </w:r>
        <w:r w:rsidR="001104B7">
          <w:t xml:space="preserve"> and AHI=</w:t>
        </w:r>
        <w:del w:id="467" w:author="Sands, Scott A.,Ph.D. [2]" w:date="2019-06-07T18:31:00Z">
          <w:r w:rsidR="001104B7" w:rsidDel="00E01BEC">
            <w:delText xml:space="preserve"> </w:delText>
          </w:r>
        </w:del>
        <w:r w:rsidR="001104B7" w:rsidRPr="00DA01EB">
          <w:t>2</w:t>
        </w:r>
        <w:r w:rsidR="001104B7">
          <w:t>6±</w:t>
        </w:r>
        <w:r w:rsidR="001104B7" w:rsidRPr="00DA01EB">
          <w:t>12</w:t>
        </w:r>
        <w:r w:rsidR="001104B7">
          <w:t xml:space="preserve"> events/</w:t>
        </w:r>
        <w:proofErr w:type="spellStart"/>
        <w:r w:rsidR="001104B7">
          <w:t>hr</w:t>
        </w:r>
      </w:ins>
      <w:proofErr w:type="spellEnd"/>
      <w:ins w:id="468" w:author="Ahmad Abdulraheem M. Bamagoos" w:date="2019-05-17T14:39:00Z">
        <w:r w:rsidR="001104B7">
          <w:t>)</w:t>
        </w:r>
      </w:ins>
      <w:ins w:id="469" w:author="Sands, Scott A.,Ph.D." w:date="2019-05-24T17:39:00Z">
        <w:r w:rsidR="00037884">
          <w:t>, which was</w:t>
        </w:r>
      </w:ins>
      <w:ins w:id="470" w:author="Ahmad Abdulraheem M. Bamagoos" w:date="2019-05-17T15:08:00Z">
        <w:del w:id="471" w:author="Sands, Scott A.,Ph.D." w:date="2019-05-24T17:39:00Z">
          <w:r w:rsidR="00E533C3" w:rsidDel="00037884">
            <w:delText>.</w:delText>
          </w:r>
        </w:del>
      </w:ins>
      <w:ins w:id="472" w:author="Ahmad Abdulraheem M. Bamagoos" w:date="2019-05-16T15:00:00Z">
        <w:r w:rsidR="00993F30">
          <w:t xml:space="preserve"> </w:t>
        </w:r>
      </w:ins>
      <w:ins w:id="473" w:author="Ahmad Abdulraheem M. Bamagoos" w:date="2019-05-17T15:08:00Z">
        <w:del w:id="474" w:author="Sands, Scott A.,Ph.D." w:date="2019-05-24T17:39:00Z">
          <w:r w:rsidR="00E533C3" w:rsidDel="00037884">
            <w:delText xml:space="preserve">MASPAP </w:delText>
          </w:r>
        </w:del>
      </w:ins>
      <w:ins w:id="475" w:author="Ahmad Abdulraheem M. Bamagoos" w:date="2019-05-16T14:51:00Z">
        <w:del w:id="476" w:author="Sands, Scott A.,Ph.D." w:date="2019-05-24T17:39:00Z">
          <w:r w:rsidR="00D62921" w:rsidRPr="00D62921" w:rsidDel="00037884">
            <w:delText xml:space="preserve">was </w:delText>
          </w:r>
        </w:del>
        <w:r w:rsidR="00D62921" w:rsidRPr="00D62921">
          <w:t xml:space="preserve">a 3-center randomized cross-over trial comparing health outcomes of CPAP </w:t>
        </w:r>
      </w:ins>
      <w:ins w:id="477" w:author="Ahmad Abdulraheem M. Bamagoos" w:date="2019-05-16T14:53:00Z">
        <w:r w:rsidR="00A6041B">
          <w:t xml:space="preserve">therapy </w:t>
        </w:r>
      </w:ins>
      <w:ins w:id="478" w:author="Ahmad Abdulraheem M. Bamagoos" w:date="2019-05-16T14:51:00Z">
        <w:r w:rsidR="00D62921" w:rsidRPr="00D62921">
          <w:t>versus oral appliances</w:t>
        </w:r>
      </w:ins>
      <w:ins w:id="479" w:author="Ahmad Abdulraheem M. Bamagoos" w:date="2019-05-16T14:52:00Z">
        <w:r w:rsidR="00A6041B">
          <w:t xml:space="preserve"> therapy</w:t>
        </w:r>
      </w:ins>
      <w:ins w:id="480" w:author="Ahmad Abdulraheem M. Bamagoos" w:date="2019-05-17T14:48:00Z">
        <w:r w:rsidR="00064D5B">
          <w:t xml:space="preserve"> in patients </w:t>
        </w:r>
      </w:ins>
      <w:ins w:id="481" w:author="Ahmad Abdulraheem M. Bamagoos" w:date="2019-05-17T14:49:00Z">
        <w:r w:rsidR="00064D5B">
          <w:t>who were recommended both treatment</w:t>
        </w:r>
      </w:ins>
      <w:ins w:id="482" w:author="Ahmad Abdulraheem M. Bamagoos" w:date="2019-05-17T15:00:00Z">
        <w:r w:rsidR="00CE43AC">
          <w:t>s</w:t>
        </w:r>
      </w:ins>
      <w:ins w:id="483" w:author="Ahmad Abdulraheem M. Bamagoos" w:date="2019-05-16T14:57:00Z">
        <w:r w:rsidR="00993F30">
          <w:t xml:space="preserve">. </w:t>
        </w:r>
      </w:ins>
      <w:ins w:id="484" w:author="Ahmad Abdulraheem M. Bamagoos" w:date="2019-05-16T15:01:00Z">
        <w:r w:rsidR="00993F30">
          <w:t xml:space="preserve">Data from </w:t>
        </w:r>
      </w:ins>
      <w:ins w:id="485" w:author="Ahmad Abdulraheem M. Bamagoos" w:date="2019-05-16T15:02:00Z">
        <w:r w:rsidR="00993F30">
          <w:rPr>
            <w:lang w:eastAsia="en-AU"/>
          </w:rPr>
          <w:t>6</w:t>
        </w:r>
      </w:ins>
      <w:ins w:id="486" w:author="Ahmad Abdulraheem M. Bamagoos" w:date="2019-05-16T20:12:00Z">
        <w:r w:rsidR="00202CC2">
          <w:rPr>
            <w:lang w:eastAsia="en-AU"/>
          </w:rPr>
          <w:t>4</w:t>
        </w:r>
      </w:ins>
      <w:ins w:id="487" w:author="Ahmad Abdulraheem M. Bamagoos" w:date="2019-05-16T15:02:00Z">
        <w:r w:rsidR="00993F30">
          <w:rPr>
            <w:lang w:eastAsia="en-AU"/>
          </w:rPr>
          <w:t xml:space="preserve"> patients were taken from the “</w:t>
        </w:r>
        <w:proofErr w:type="spellStart"/>
        <w:r w:rsidR="00993F30">
          <w:rPr>
            <w:lang w:eastAsia="en-AU"/>
          </w:rPr>
          <w:t>PhenoMAS</w:t>
        </w:r>
      </w:ins>
      <w:proofErr w:type="spellEnd"/>
      <w:ins w:id="488" w:author="Ahmad Abdulraheem M. Bamagoos" w:date="2019-05-17T14:39:00Z">
        <w:r w:rsidR="001104B7">
          <w:rPr>
            <w:lang w:eastAsia="en-AU"/>
          </w:rPr>
          <w:t>”</w:t>
        </w:r>
      </w:ins>
      <w:ins w:id="489" w:author="Ahmad Abdulraheem M. Bamagoos" w:date="2019-05-16T15:03:00Z">
        <w:r w:rsidR="00BE550A" w:rsidRPr="00BE550A">
          <w:t xml:space="preserve"> </w:t>
        </w:r>
        <w:r w:rsidR="00BE550A">
          <w:t>study</w:t>
        </w:r>
      </w:ins>
      <w:hyperlink w:anchor="_ENREF_29" w:tooltip="Sutherland, 2018 #743" w:history="1">
        <w:r w:rsidR="00CE639D">
          <w:rPr>
            <w:lang w:eastAsia="en-AU"/>
          </w:rPr>
          <w:fldChar w:fldCharType="begin">
            <w:fldData xml:space="preserve">PEVuZE5vdGU+PENpdGU+PEF1dGhvcj5TdXRoZXJsYW5kPC9BdXRob3I+PFllYXI+MjAxODwvWWVh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</w:fldData>
          </w:fldChar>
        </w:r>
        <w:r w:rsidR="00CE639D">
          <w:rPr>
            <w:lang w:eastAsia="en-AU"/>
          </w:rPr>
          <w:instrText xml:space="preserve"> ADDIN EN.CITE </w:instrText>
        </w:r>
        <w:r w:rsidR="00CE639D">
          <w:rPr>
            <w:lang w:eastAsia="en-AU"/>
          </w:rPr>
          <w:fldChar w:fldCharType="begin">
            <w:fldData xml:space="preserve">PEVuZE5vdGU+PENpdGU+PEF1dGhvcj5TdXRoZXJsYW5kPC9BdXRob3I+PFllYXI+MjAxODwvWWVh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</w:fldData>
          </w:fldChar>
        </w:r>
        <w:r w:rsidR="00CE639D">
          <w:rPr>
            <w:lang w:eastAsia="en-AU"/>
          </w:rPr>
          <w:instrText xml:space="preserve"> ADDIN EN.CITE.DATA </w:instrText>
        </w:r>
        <w:r w:rsidR="00CE639D">
          <w:rPr>
            <w:lang w:eastAsia="en-AU"/>
          </w:rPr>
        </w:r>
        <w:r w:rsidR="00CE639D">
          <w:rPr>
            <w:lang w:eastAsia="en-AU"/>
          </w:rPr>
          <w:fldChar w:fldCharType="end"/>
        </w:r>
        <w:r w:rsidR="00CE639D">
          <w:rPr>
            <w:lang w:eastAsia="en-AU"/>
          </w:rPr>
        </w:r>
        <w:r w:rsidR="00CE639D">
          <w:rPr>
            <w:lang w:eastAsia="en-AU"/>
          </w:rPr>
          <w:fldChar w:fldCharType="separate"/>
        </w:r>
        <w:r w:rsidR="00CE639D" w:rsidRPr="007D61AA">
          <w:rPr>
            <w:noProof/>
            <w:vertAlign w:val="superscript"/>
            <w:lang w:eastAsia="en-AU"/>
          </w:rPr>
          <w:t>29</w:t>
        </w:r>
        <w:r w:rsidR="00CE639D">
          <w:rPr>
            <w:lang w:eastAsia="en-AU"/>
          </w:rPr>
          <w:fldChar w:fldCharType="end"/>
        </w:r>
      </w:hyperlink>
      <w:ins w:id="490" w:author="Ahmad Abdulraheem M. Bamagoos" w:date="2019-05-16T15:04:00Z">
        <w:r w:rsidR="00BE550A">
          <w:rPr>
            <w:lang w:eastAsia="en-AU"/>
          </w:rPr>
          <w:t xml:space="preserve"> </w:t>
        </w:r>
      </w:ins>
      <w:ins w:id="491" w:author="Ahmad Abdulraheem M. Bamagoos" w:date="2019-05-17T14:40:00Z">
        <w:r w:rsidR="001104B7">
          <w:t>(</w:t>
        </w:r>
        <w:r w:rsidR="00064D5B" w:rsidRPr="00064D5B">
          <w:t>ACTRN12611000409976</w:t>
        </w:r>
        <w:r w:rsidR="00064D5B">
          <w:t xml:space="preserve">, </w:t>
        </w:r>
        <w:r w:rsidR="001104B7">
          <w:t>n=</w:t>
        </w:r>
      </w:ins>
      <w:ins w:id="492" w:author="Ahmad Abdulraheem M. Bamagoos" w:date="2019-05-17T14:41:00Z">
        <w:del w:id="493" w:author="Sands, Scott A.,Ph.D." w:date="2019-05-24T17:38:00Z">
          <w:r w:rsidR="00064D5B" w:rsidDel="003A20FF">
            <w:delText xml:space="preserve"> </w:delText>
          </w:r>
        </w:del>
      </w:ins>
      <w:ins w:id="494" w:author="Ahmad Abdulraheem M. Bamagoos" w:date="2019-05-17T14:40:00Z">
        <w:r w:rsidR="001104B7">
          <w:t xml:space="preserve">142 (59% males), </w:t>
        </w:r>
        <w:proofErr w:type="spellStart"/>
        <w:r w:rsidR="001104B7">
          <w:t>mean±SD</w:t>
        </w:r>
        <w:proofErr w:type="spellEnd"/>
        <w:r w:rsidR="001104B7">
          <w:t xml:space="preserve"> </w:t>
        </w:r>
        <w:r w:rsidR="001104B7" w:rsidRPr="00D62921">
          <w:t>age=</w:t>
        </w:r>
        <w:del w:id="495" w:author="Sands, Scott A.,Ph.D. [2]" w:date="2019-06-07T18:31:00Z">
          <w:r w:rsidR="001104B7" w:rsidRPr="00202CC2" w:rsidDel="00E01BEC">
            <w:delText xml:space="preserve"> </w:delText>
          </w:r>
        </w:del>
        <w:r w:rsidR="001104B7" w:rsidRPr="007D61AA">
          <w:t>56±11</w:t>
        </w:r>
        <w:r w:rsidR="001104B7">
          <w:t xml:space="preserve"> </w:t>
        </w:r>
        <w:r w:rsidR="001104B7" w:rsidRPr="00D62921">
          <w:t>years</w:t>
        </w:r>
        <w:r w:rsidR="001104B7">
          <w:t>, BMI</w:t>
        </w:r>
        <w:r w:rsidR="001104B7" w:rsidRPr="00D62921">
          <w:t>=</w:t>
        </w:r>
        <w:del w:id="496" w:author="Sands, Scott A.,Ph.D. [2]" w:date="2019-06-07T18:31:00Z">
          <w:r w:rsidR="001104B7" w:rsidDel="00E01BEC">
            <w:delText xml:space="preserve"> </w:delText>
          </w:r>
        </w:del>
        <w:r w:rsidR="001104B7">
          <w:t>30</w:t>
        </w:r>
        <w:r w:rsidR="001104B7" w:rsidRPr="007D61AA">
          <w:t>±5</w:t>
        </w:r>
        <w:r w:rsidR="001104B7">
          <w:t xml:space="preserve"> kg/m</w:t>
        </w:r>
        <w:r w:rsidR="001104B7" w:rsidRPr="00480821">
          <w:rPr>
            <w:vertAlign w:val="superscript"/>
          </w:rPr>
          <w:t>2</w:t>
        </w:r>
        <w:r w:rsidR="001104B7">
          <w:t xml:space="preserve"> and AHI= 29</w:t>
        </w:r>
        <w:r w:rsidR="001104B7" w:rsidRPr="007D61AA">
          <w:t>±1</w:t>
        </w:r>
        <w:r w:rsidR="001104B7">
          <w:t>8 events/</w:t>
        </w:r>
        <w:proofErr w:type="spellStart"/>
        <w:r w:rsidR="001104B7">
          <w:t>hr</w:t>
        </w:r>
        <w:proofErr w:type="spellEnd"/>
        <w:r w:rsidR="001104B7">
          <w:t>)</w:t>
        </w:r>
      </w:ins>
      <w:ins w:id="497" w:author="Ahmad Abdulraheem M. Bamagoos" w:date="2019-05-17T15:08:00Z">
        <w:del w:id="498" w:author="Sands, Scott A.,Ph.D." w:date="2019-05-24T17:38:00Z">
          <w:r w:rsidR="00E533C3" w:rsidDel="003A20FF">
            <w:delText>.</w:delText>
          </w:r>
        </w:del>
      </w:ins>
      <w:ins w:id="499" w:author="Sands, Scott A.,Ph.D." w:date="2019-05-24T17:38:00Z">
        <w:r w:rsidR="003A20FF">
          <w:t xml:space="preserve">, which was </w:t>
        </w:r>
      </w:ins>
      <w:ins w:id="500" w:author="Ahmad Abdulraheem M. Bamagoos" w:date="2019-05-17T15:08:00Z">
        <w:del w:id="501" w:author="Sands, Scott A.,Ph.D." w:date="2019-05-24T17:38:00Z">
          <w:r w:rsidR="00E533C3" w:rsidDel="003A20FF">
            <w:delText xml:space="preserve"> </w:delText>
          </w:r>
          <w:r w:rsidR="00E533C3" w:rsidDel="003A20FF">
            <w:rPr>
              <w:lang w:eastAsia="en-AU"/>
            </w:rPr>
            <w:delText xml:space="preserve">PhenoMAS </w:delText>
          </w:r>
        </w:del>
      </w:ins>
      <w:ins w:id="502" w:author="Ahmad Abdulraheem M. Bamagoos" w:date="2019-05-16T15:02:00Z">
        <w:del w:id="503" w:author="Sands, Scott A.,Ph.D." w:date="2019-05-24T17:38:00Z">
          <w:r w:rsidR="00993F30" w:rsidDel="003A20FF">
            <w:rPr>
              <w:lang w:eastAsia="en-AU"/>
            </w:rPr>
            <w:delText xml:space="preserve">was </w:delText>
          </w:r>
        </w:del>
        <w:r w:rsidR="00993F30">
          <w:rPr>
            <w:lang w:eastAsia="en-AU"/>
          </w:rPr>
          <w:t>a single-center observational study designed to examine awake</w:t>
        </w:r>
      </w:ins>
      <w:ins w:id="504" w:author="Ahmad Abdulraheem M. Bamagoos" w:date="2019-05-17T14:41:00Z">
        <w:r w:rsidR="00064D5B">
          <w:rPr>
            <w:lang w:eastAsia="en-AU"/>
          </w:rPr>
          <w:t>-based</w:t>
        </w:r>
      </w:ins>
      <w:ins w:id="505" w:author="Ahmad Abdulraheem M. Bamagoos" w:date="2019-05-16T15:02:00Z">
        <w:r w:rsidR="00993F30">
          <w:rPr>
            <w:lang w:eastAsia="en-AU"/>
          </w:rPr>
          <w:t xml:space="preserve"> predictors of oral appliance efficacy</w:t>
        </w:r>
      </w:ins>
      <w:ins w:id="506" w:author="Ahmad Abdulraheem M. Bamagoos" w:date="2019-05-17T14:50:00Z">
        <w:r w:rsidR="00064D5B">
          <w:rPr>
            <w:lang w:eastAsia="en-AU"/>
          </w:rPr>
          <w:t xml:space="preserve"> in </w:t>
        </w:r>
      </w:ins>
      <w:ins w:id="507" w:author="Ahmad Abdulraheem M. Bamagoos" w:date="2019-05-17T15:00:00Z">
        <w:r w:rsidR="00CE43AC">
          <w:rPr>
            <w:lang w:eastAsia="en-AU"/>
          </w:rPr>
          <w:t>patients</w:t>
        </w:r>
      </w:ins>
      <w:ins w:id="508" w:author="Ahmad Abdulraheem M. Bamagoos" w:date="2019-05-17T14:51:00Z">
        <w:r w:rsidR="00E759E0">
          <w:t xml:space="preserve"> </w:t>
        </w:r>
      </w:ins>
      <w:ins w:id="509" w:author="Ahmad Abdulraheem M. Bamagoos" w:date="2019-05-17T15:00:00Z">
        <w:r w:rsidR="00CE43AC">
          <w:t xml:space="preserve">to </w:t>
        </w:r>
      </w:ins>
      <w:ins w:id="510" w:author="Ahmad Abdulraheem M. Bamagoos" w:date="2019-05-17T14:51:00Z">
        <w:r w:rsidR="00E759E0">
          <w:t xml:space="preserve">whom </w:t>
        </w:r>
      </w:ins>
      <w:ins w:id="511" w:author="Ahmad Abdulraheem M. Bamagoos" w:date="2019-05-17T14:50:00Z">
        <w:r w:rsidR="00064D5B">
          <w:t>MAS therap</w:t>
        </w:r>
      </w:ins>
      <w:ins w:id="512" w:author="Ahmad Abdulraheem M. Bamagoos" w:date="2019-05-17T14:51:00Z">
        <w:r w:rsidR="00064D5B">
          <w:t>y</w:t>
        </w:r>
        <w:r w:rsidR="00E759E0" w:rsidRPr="00E759E0">
          <w:t xml:space="preserve"> </w:t>
        </w:r>
        <w:r w:rsidR="00E759E0">
          <w:t>were recommended</w:t>
        </w:r>
      </w:ins>
      <w:ins w:id="513" w:author="Ahmad Abdulraheem M. Bamagoos" w:date="2019-05-17T14:23:00Z">
        <w:r w:rsidR="007D61AA">
          <w:rPr>
            <w:lang w:eastAsia="en-AU"/>
          </w:rPr>
          <w:t xml:space="preserve">. </w:t>
        </w:r>
      </w:ins>
      <w:ins w:id="514" w:author="Ahmad Abdulraheem M. Bamagoos" w:date="2019-05-17T14:26:00Z">
        <w:r w:rsidR="007D61AA">
          <w:rPr>
            <w:color w:val="000000" w:themeColor="text1"/>
          </w:rPr>
          <w:t>Data from</w:t>
        </w:r>
        <w:r w:rsidR="007D61AA" w:rsidRPr="00EC31A3">
          <w:rPr>
            <w:color w:val="000000" w:themeColor="text1"/>
          </w:rPr>
          <w:t xml:space="preserve"> 16 patients were taken from the ongoing “OSAMAS” study</w:t>
        </w:r>
      </w:ins>
      <w:hyperlink w:anchor="_ENREF_30" w:tooltip="Lowth, 2018 #812" w:history="1">
        <w:r w:rsidR="00CE639D">
          <w:rPr>
            <w:color w:val="000000" w:themeColor="text1"/>
          </w:rPr>
          <w:fldChar w:fldCharType="begin"/>
        </w:r>
        <w:r w:rsidR="00CE639D">
          <w:rPr>
            <w:color w:val="000000" w:themeColor="text1"/>
          </w:rPr>
          <w:instrText xml:space="preserve"> ADDIN EN.CITE &lt;EndNote&gt;&lt;Cite&gt;&lt;Author&gt;Lowth&lt;/Author&gt;&lt;Year&gt;2018&lt;/Year&gt;&lt;RecNum&gt;812&lt;/RecNum&gt;&lt;DisplayText&gt;&lt;style face="superscript"&gt;30&lt;/style&gt;&lt;/DisplayText&gt;&lt;record&gt;&lt;rec-number&gt;812&lt;/rec-number&gt;&lt;foreign-keys&gt;&lt;key app="EN" db-id="efzrvr9xzvsra7e559kxp2wsv9daaaarw52w" timestamp="1557973946"&gt;812&lt;/key&gt;&lt;/foreign-keys&gt;&lt;ref-type name="Journal Article"&gt;17&lt;/ref-type&gt;&lt;contributors&gt;&lt;authors&gt;&lt;author&gt;A. Lowth&lt;/author&gt;&lt;author&gt;L. Juge&lt;/author&gt;&lt;author&gt;F. Knapman&lt;/author&gt;&lt;author&gt;P. Burke&lt;/author&gt;&lt;author&gt;E. Brown&lt;/author&gt;&lt;author&gt;J Butler&lt;/author&gt;&lt;author&gt;D. Eckert&lt;/author&gt;&lt;author&gt;J. Ngiam&lt;/author&gt;&lt;author&gt;P. Cistulli&lt;/author&gt;&lt;author&gt;L. Bilston&lt;/author&gt;&lt;author&gt;K. Sutherland&lt;/author&gt;&lt;/authors&gt;&lt;/contributors&gt;&lt;titles&gt;&lt;title&gt;Dynamic MRI tongue deformation patterns during mandibular advancement and associations with craniofacial anatomy in OSA&lt;/title&gt;&lt;/titles&gt;&lt;pages&gt;e169_12766&lt;/pages&gt;&lt;volume&gt;27&lt;/volume&gt;&lt;number&gt;S2&lt;/number&gt;&lt;dates&gt;&lt;year&gt;2018&lt;/year&gt;&lt;/dates&gt;&lt;isbn&gt;0962-1105&lt;/isbn&gt;&lt;urls&gt;&lt;related-urls&gt;&lt;url&gt;&lt;style face="underline" font="default" size="100%"&gt;https://onlinelibrary.wiley.com/doi/abs/10.1111/jsr.169_12766&lt;/style&gt;&lt;/url&gt;&lt;/related-urls&gt;&lt;/urls&gt;&lt;electronic-resource-num&gt;10.1111/jsr.169_12766&lt;/electronic-resource-num&gt;&lt;/record&gt;&lt;/Cite&gt;&lt;/EndNote&gt;</w:instrText>
        </w:r>
        <w:r w:rsidR="00CE639D">
          <w:rPr>
            <w:color w:val="000000" w:themeColor="text1"/>
          </w:rPr>
          <w:fldChar w:fldCharType="separate"/>
        </w:r>
        <w:r w:rsidR="00CE639D" w:rsidRPr="001916C8">
          <w:rPr>
            <w:noProof/>
            <w:color w:val="000000" w:themeColor="text1"/>
            <w:vertAlign w:val="superscript"/>
          </w:rPr>
          <w:t>30</w:t>
        </w:r>
        <w:r w:rsidR="00CE639D">
          <w:rPr>
            <w:color w:val="000000" w:themeColor="text1"/>
          </w:rPr>
          <w:fldChar w:fldCharType="end"/>
        </w:r>
      </w:hyperlink>
      <w:ins w:id="515" w:author="Ahmad Abdulraheem M. Bamagoos" w:date="2019-05-17T14:27:00Z">
        <w:r w:rsidR="007D61AA">
          <w:rPr>
            <w:color w:val="000000" w:themeColor="text1"/>
          </w:rPr>
          <w:t xml:space="preserve"> </w:t>
        </w:r>
      </w:ins>
      <w:ins w:id="516" w:author="Ahmad Abdulraheem M. Bamagoos" w:date="2019-05-17T14:51:00Z">
        <w:r w:rsidR="00E759E0">
          <w:rPr>
            <w:color w:val="000000" w:themeColor="text1"/>
          </w:rPr>
          <w:t>(</w:t>
        </w:r>
        <w:r w:rsidR="00E759E0">
          <w:t>at assessment</w:t>
        </w:r>
      </w:ins>
      <w:ins w:id="517" w:author="Ahmad Abdulraheem M. Bamagoos" w:date="2019-05-17T15:09:00Z">
        <w:r w:rsidR="00E533C3">
          <w:t>:</w:t>
        </w:r>
      </w:ins>
      <w:ins w:id="518" w:author="Ahmad Abdulraheem M. Bamagoos" w:date="2019-05-17T14:51:00Z">
        <w:r w:rsidR="00E759E0">
          <w:t xml:space="preserve"> n=</w:t>
        </w:r>
        <w:del w:id="519" w:author="Sands, Scott A.,Ph.D. [2]" w:date="2019-06-07T18:31:00Z">
          <w:r w:rsidR="00E759E0" w:rsidDel="00E01BEC">
            <w:delText xml:space="preserve"> </w:delText>
          </w:r>
        </w:del>
        <w:r w:rsidR="00E759E0">
          <w:t xml:space="preserve">40 (72% males), </w:t>
        </w:r>
        <w:proofErr w:type="spellStart"/>
        <w:r w:rsidR="00E759E0">
          <w:t>mean±SD</w:t>
        </w:r>
        <w:proofErr w:type="spellEnd"/>
        <w:r w:rsidR="00E759E0">
          <w:t xml:space="preserve"> </w:t>
        </w:r>
        <w:r w:rsidR="00E759E0" w:rsidRPr="00D62921">
          <w:t>age=</w:t>
        </w:r>
        <w:del w:id="520" w:author="Sands, Scott A.,Ph.D." w:date="2019-05-24T17:38:00Z">
          <w:r w:rsidR="00E759E0" w:rsidRPr="00202CC2" w:rsidDel="003A20FF">
            <w:delText xml:space="preserve"> </w:delText>
          </w:r>
        </w:del>
        <w:r w:rsidR="00E759E0" w:rsidRPr="007D61AA">
          <w:t>43±11</w:t>
        </w:r>
        <w:r w:rsidR="00E759E0">
          <w:t xml:space="preserve"> </w:t>
        </w:r>
        <w:r w:rsidR="00E759E0" w:rsidRPr="00D62921">
          <w:t>years</w:t>
        </w:r>
        <w:r w:rsidR="00E759E0">
          <w:t>, BMI</w:t>
        </w:r>
        <w:r w:rsidR="00E759E0" w:rsidRPr="00D62921">
          <w:t>=</w:t>
        </w:r>
        <w:del w:id="521" w:author="Sands, Scott A.,Ph.D." w:date="2019-05-24T17:42:00Z">
          <w:r w:rsidR="00E759E0" w:rsidDel="00037884">
            <w:delText xml:space="preserve"> </w:delText>
          </w:r>
        </w:del>
        <w:r w:rsidR="00E759E0">
          <w:t>30</w:t>
        </w:r>
        <w:r w:rsidR="00E759E0" w:rsidRPr="007D61AA">
          <w:t>±5</w:t>
        </w:r>
        <w:r w:rsidR="00E759E0">
          <w:t xml:space="preserve"> kg/m</w:t>
        </w:r>
        <w:r w:rsidR="00E759E0" w:rsidRPr="00480821">
          <w:rPr>
            <w:vertAlign w:val="superscript"/>
          </w:rPr>
          <w:t>2</w:t>
        </w:r>
        <w:r w:rsidR="00E759E0">
          <w:t xml:space="preserve"> and AHI=</w:t>
        </w:r>
        <w:del w:id="522" w:author="Sands, Scott A.,Ph.D." w:date="2019-05-24T17:42:00Z">
          <w:r w:rsidR="00E759E0" w:rsidDel="00037884">
            <w:delText xml:space="preserve"> </w:delText>
          </w:r>
        </w:del>
        <w:r w:rsidR="00E759E0" w:rsidRPr="007D61AA">
          <w:t>27.7±16.9</w:t>
        </w:r>
        <w:r w:rsidR="00E759E0">
          <w:t xml:space="preserve"> events/</w:t>
        </w:r>
        <w:proofErr w:type="spellStart"/>
        <w:r w:rsidR="00E759E0">
          <w:t>hr</w:t>
        </w:r>
        <w:proofErr w:type="spellEnd"/>
        <w:r w:rsidR="00E759E0">
          <w:rPr>
            <w:color w:val="000000" w:themeColor="text1"/>
          </w:rPr>
          <w:t>)</w:t>
        </w:r>
      </w:ins>
      <w:ins w:id="523" w:author="Sands, Scott A.,Ph.D." w:date="2019-05-24T17:39:00Z">
        <w:r w:rsidR="00037884">
          <w:rPr>
            <w:color w:val="000000" w:themeColor="text1"/>
          </w:rPr>
          <w:t xml:space="preserve">, which is a </w:t>
        </w:r>
      </w:ins>
      <w:ins w:id="524" w:author="Ahmad Abdulraheem M. Bamagoos" w:date="2019-05-17T15:09:00Z">
        <w:del w:id="525" w:author="Sands, Scott A.,Ph.D." w:date="2019-05-24T17:39:00Z">
          <w:r w:rsidR="00E533C3" w:rsidDel="00037884">
            <w:rPr>
              <w:color w:val="000000" w:themeColor="text1"/>
            </w:rPr>
            <w:delText xml:space="preserve">. OSAMAS </w:delText>
          </w:r>
        </w:del>
      </w:ins>
      <w:ins w:id="526" w:author="Ahmad Abdulraheem M. Bamagoos" w:date="2019-05-17T14:52:00Z">
        <w:del w:id="527" w:author="Sands, Scott A.,Ph.D." w:date="2019-05-24T17:39:00Z">
          <w:r w:rsidR="00E759E0" w:rsidDel="00037884">
            <w:rPr>
              <w:color w:val="000000" w:themeColor="text1"/>
            </w:rPr>
            <w:delText xml:space="preserve">is </w:delText>
          </w:r>
        </w:del>
      </w:ins>
      <w:ins w:id="528" w:author="Ahmad Abdulraheem M. Bamagoos" w:date="2019-05-17T14:26:00Z">
        <w:del w:id="529" w:author="Sands, Scott A.,Ph.D." w:date="2019-05-24T17:39:00Z">
          <w:r w:rsidR="007D61AA" w:rsidRPr="00EC31A3" w:rsidDel="00037884">
            <w:rPr>
              <w:color w:val="000000" w:themeColor="text1"/>
            </w:rPr>
            <w:delText xml:space="preserve">a </w:delText>
          </w:r>
        </w:del>
      </w:ins>
      <w:ins w:id="530" w:author="Ahmad Abdulraheem M. Bamagoos" w:date="2019-05-17T15:09:00Z">
        <w:r w:rsidR="00E533C3">
          <w:rPr>
            <w:color w:val="000000" w:themeColor="text1"/>
          </w:rPr>
          <w:t>dual</w:t>
        </w:r>
      </w:ins>
      <w:ins w:id="531" w:author="Ahmad Abdulraheem M. Bamagoos" w:date="2019-05-17T14:26:00Z">
        <w:r w:rsidR="007D61AA" w:rsidRPr="00EC31A3">
          <w:rPr>
            <w:color w:val="000000" w:themeColor="text1"/>
          </w:rPr>
          <w:t>-center observational study using MRI-based genioglossus dynamics to explain heterogeneity in oral appliance efficacy</w:t>
        </w:r>
      </w:ins>
      <w:ins w:id="532" w:author="Ahmad Abdulraheem M. Bamagoos" w:date="2019-05-17T14:31:00Z">
        <w:r w:rsidR="002144D6">
          <w:rPr>
            <w:color w:val="000000" w:themeColor="text1"/>
          </w:rPr>
          <w:t>.</w:t>
        </w:r>
      </w:ins>
      <w:commentRangeEnd w:id="452"/>
      <w:r w:rsidR="009414F9">
        <w:rPr>
          <w:rStyle w:val="CommentReference"/>
          <w:szCs w:val="20"/>
          <w:lang w:val="x-none"/>
        </w:rPr>
        <w:commentReference w:id="452"/>
      </w:r>
      <w:ins w:id="533" w:author="Ahmad Abdulraheem M. Bamagoos" w:date="2019-05-17T14:31:00Z">
        <w:r w:rsidR="002144D6">
          <w:rPr>
            <w:color w:val="000000" w:themeColor="text1"/>
          </w:rPr>
          <w:t xml:space="preserve"> </w:t>
        </w:r>
      </w:ins>
      <w:ins w:id="534" w:author="Ahmad Abdulraheem M. Bamagoos" w:date="2019-05-17T15:11:00Z">
        <w:r w:rsidR="00F56722">
          <w:t>Key e</w:t>
        </w:r>
      </w:ins>
      <w:moveToRangeStart w:id="535" w:author="Ahmad Abdulraheem M. Bamagoos" w:date="2019-05-17T14:54:00Z" w:name="move8997273"/>
      <w:moveTo w:id="536" w:author="Ahmad Abdulraheem M. Bamagoos" w:date="2019-05-17T14:54:00Z">
        <w:del w:id="537" w:author="Ahmad Abdulraheem M. Bamagoos" w:date="2019-05-17T15:11:00Z">
          <w:r w:rsidR="00C55B30" w:rsidDel="00F56722">
            <w:delText>E</w:delText>
          </w:r>
        </w:del>
        <w:r w:rsidR="00C55B30">
          <w:t>xclusion criteria for the</w:t>
        </w:r>
      </w:moveTo>
      <w:ins w:id="538" w:author="Ahmad Abdulraheem M. Bamagoos" w:date="2019-05-17T15:10:00Z">
        <w:r w:rsidR="00E533C3">
          <w:t>se</w:t>
        </w:r>
      </w:ins>
      <w:moveTo w:id="539" w:author="Ahmad Abdulraheem M. Bamagoos" w:date="2019-05-17T14:54:00Z">
        <w:r w:rsidR="00C55B30">
          <w:t xml:space="preserve"> original research studies were previous oral appliance usage, oral appliance contraindications (including insufficient number of teeth, periodontal disease and severe daytime sleepiness that requires urgent intervention) and predominance of central sleep apnea at baseline. </w:t>
        </w:r>
      </w:moveTo>
      <w:moveToRangeEnd w:id="535"/>
      <w:ins w:id="540" w:author="Sands, Scott A.,Ph.D. [2]" w:date="2019-06-07T18:32:00Z">
        <w:r w:rsidR="00E01BEC">
          <w:t xml:space="preserve">Oral appliance efficacy </w:t>
        </w:r>
      </w:ins>
      <w:moveToRangeStart w:id="541" w:author="Ahmad Abdulraheem M. Bamagoos" w:date="2019-05-17T14:55:00Z" w:name="move8997325"/>
      <w:moveTo w:id="542" w:author="Ahmad Abdulraheem M. Bamagoos" w:date="2019-05-17T14:55:00Z">
        <w:del w:id="543" w:author="Ahmad Abdulraheem M. Bamagoos" w:date="2019-05-17T15:11:00Z">
          <w:r w:rsidR="00C55B30" w:rsidDel="00F56722">
            <w:delText xml:space="preserve">Treatment </w:delText>
          </w:r>
        </w:del>
      </w:moveTo>
      <w:ins w:id="544" w:author="Ahmad Abdulraheem M. Bamagoos" w:date="2019-05-17T15:11:00Z">
        <w:del w:id="545" w:author="Sands, Scott A.,Ph.D. [2]" w:date="2019-06-07T18:32:00Z">
          <w:r w:rsidR="00F56722" w:rsidDel="00E01BEC">
            <w:delText>R</w:delText>
          </w:r>
        </w:del>
      </w:ins>
      <w:moveTo w:id="546" w:author="Ahmad Abdulraheem M. Bamagoos" w:date="2019-05-17T14:55:00Z">
        <w:del w:id="547" w:author="Sands, Scott A.,Ph.D. [2]" w:date="2019-06-07T18:32:00Z">
          <w:r w:rsidR="00C55B30" w:rsidDel="00E01BEC">
            <w:delText xml:space="preserve">response </w:delText>
          </w:r>
        </w:del>
      </w:moveTo>
      <w:ins w:id="548" w:author="Ahmad Abdulraheem M. Bamagoos" w:date="2019-05-17T15:11:00Z">
        <w:del w:id="549" w:author="Sands, Scott A.,Ph.D. [2]" w:date="2019-06-07T18:32:00Z">
          <w:r w:rsidR="00F56722" w:rsidDel="00E01BEC">
            <w:delText>to MAS ther</w:delText>
          </w:r>
        </w:del>
      </w:ins>
      <w:ins w:id="550" w:author="Ahmad Abdulraheem M. Bamagoos" w:date="2019-05-17T15:12:00Z">
        <w:del w:id="551" w:author="Sands, Scott A.,Ph.D. [2]" w:date="2019-06-07T18:32:00Z">
          <w:r w:rsidR="00F56722" w:rsidDel="00E01BEC">
            <w:delText xml:space="preserve">apy </w:delText>
          </w:r>
        </w:del>
      </w:ins>
      <w:moveTo w:id="552" w:author="Ahmad Abdulraheem M. Bamagoos" w:date="2019-05-17T14:55:00Z">
        <w:r w:rsidR="00C55B30">
          <w:t xml:space="preserve">was determined using </w:t>
        </w:r>
        <w:del w:id="553" w:author="Peter Cistulli" w:date="2019-05-23T15:06:00Z">
          <w:r w:rsidR="00C55B30" w:rsidDel="009414F9">
            <w:delText>a second</w:delText>
          </w:r>
        </w:del>
      </w:moveTo>
      <w:ins w:id="554" w:author="Ahmad Abdulraheem M. Bamagoos" w:date="2019-05-17T15:03:00Z">
        <w:del w:id="555" w:author="Peter Cistulli" w:date="2019-05-23T15:06:00Z">
          <w:r w:rsidR="00404E6D" w:rsidDel="009414F9">
            <w:delText>treatment</w:delText>
          </w:r>
        </w:del>
      </w:ins>
      <w:moveTo w:id="556" w:author="Ahmad Abdulraheem M. Bamagoos" w:date="2019-05-17T14:55:00Z">
        <w:del w:id="557" w:author="Peter Cistulli" w:date="2019-05-23T15:06:00Z">
          <w:r w:rsidR="00C55B30" w:rsidDel="009414F9">
            <w:delText xml:space="preserve"> </w:delText>
          </w:r>
        </w:del>
      </w:moveTo>
      <w:ins w:id="558" w:author="Ahmad Abdulraheem M. Bamagoos" w:date="2019-05-17T15:03:00Z">
        <w:del w:id="559" w:author="Peter Cistulli" w:date="2019-05-23T15:06:00Z">
          <w:r w:rsidR="00404E6D" w:rsidDel="009414F9">
            <w:delText>-</w:delText>
          </w:r>
        </w:del>
      </w:ins>
      <w:ins w:id="560" w:author="Peter Cistulli" w:date="2019-05-23T15:06:00Z">
        <w:del w:id="561" w:author="Sands, Scott A.,Ph.D." w:date="2019-05-24T17:31:00Z">
          <w:r w:rsidR="009414F9" w:rsidDel="003A20FF">
            <w:delText xml:space="preserve"> </w:delText>
          </w:r>
        </w:del>
        <w:r w:rsidR="009414F9">
          <w:t xml:space="preserve">in-laboratory </w:t>
        </w:r>
      </w:ins>
      <w:moveTo w:id="562" w:author="Ahmad Abdulraheem M. Bamagoos" w:date="2019-05-17T14:55:00Z">
        <w:r w:rsidR="00C55B30">
          <w:t xml:space="preserve">polysomnography with </w:t>
        </w:r>
      </w:moveTo>
      <w:ins w:id="563" w:author="Sands, Scott A.,Ph.D. [2]" w:date="2019-06-07T18:32:00Z">
        <w:r w:rsidR="00E01BEC">
          <w:t xml:space="preserve">the </w:t>
        </w:r>
      </w:ins>
      <w:moveTo w:id="564" w:author="Ahmad Abdulraheem M. Bamagoos" w:date="2019-05-17T14:55:00Z">
        <w:r w:rsidR="00C55B30">
          <w:t>oral appliance in-situ.</w:t>
        </w:r>
      </w:moveTo>
      <w:moveToRangeEnd w:id="541"/>
      <w:ins w:id="565" w:author="Ahmad Abdulraheem M. Bamagoos" w:date="2019-05-17T15:05:00Z">
        <w:r w:rsidR="00EC31A3">
          <w:rPr>
            <w:color w:val="FF0000"/>
          </w:rPr>
          <w:t xml:space="preserve"> </w:t>
        </w:r>
      </w:ins>
      <w:ins w:id="566" w:author="Ahmad Abdulraheem M. Bamagoos" w:date="2019-05-16T14:51:00Z">
        <w:del w:id="567" w:author="Sands, Scott A.,Ph.D." w:date="2019-05-24T17:43:00Z">
          <w:r w:rsidR="00D62921" w:rsidDel="00037884">
            <w:delText>P</w:delText>
          </w:r>
        </w:del>
      </w:ins>
      <w:del w:id="568" w:author="Sands, Scott A.,Ph.D." w:date="2019-05-24T17:43:00Z">
        <w:r w:rsidR="005C2054" w:rsidDel="00037884">
          <w:delText>atients</w:delText>
        </w:r>
        <w:r w:rsidR="0014615E" w:rsidDel="00037884">
          <w:delText xml:space="preserve"> were included </w:delText>
        </w:r>
        <w:r w:rsidR="00AA2C0B" w:rsidDel="00037884">
          <w:delText xml:space="preserve">in our analysis </w:delText>
        </w:r>
        <w:r w:rsidR="0014615E" w:rsidDel="00037884">
          <w:delText xml:space="preserve">if they had a </w:delText>
        </w:r>
        <w:r w:rsidR="00D272BF" w:rsidRPr="00701988" w:rsidDel="00037884">
          <w:delText>baseline</w:delText>
        </w:r>
        <w:r w:rsidR="005634BD" w:rsidDel="00037884">
          <w:delText xml:space="preserve"> polysomnography</w:delText>
        </w:r>
        <w:r w:rsidR="001D4796" w:rsidDel="00037884">
          <w:delText>-</w:delText>
        </w:r>
        <w:r w:rsidR="005634BD" w:rsidDel="00037884">
          <w:delText>derived</w:delText>
        </w:r>
        <w:r w:rsidR="004A7E60" w:rsidDel="00037884">
          <w:delText xml:space="preserve"> AHI</w:delText>
        </w:r>
        <w:r w:rsidR="00C94D3F" w:rsidDel="00037884">
          <w:delText xml:space="preserve"> </w:delText>
        </w:r>
        <w:r w:rsidR="004A7E60" w:rsidDel="00037884">
          <w:delText>≥20</w:delText>
        </w:r>
        <w:r w:rsidR="00864D6B" w:rsidDel="00037884">
          <w:delText xml:space="preserve"> </w:delText>
        </w:r>
        <w:r w:rsidR="004A7E60" w:rsidDel="00037884">
          <w:delText>events/h</w:delText>
        </w:r>
        <w:r w:rsidR="00286F37" w:rsidDel="00037884">
          <w:delText>r</w:delText>
        </w:r>
        <w:r w:rsidR="0014615E" w:rsidDel="00037884">
          <w:delText xml:space="preserve"> </w:delText>
        </w:r>
      </w:del>
      <w:del w:id="569" w:author="Sands, Scott A.,Ph.D." w:date="2019-05-24T17:31:00Z">
        <w:r w:rsidR="00D272BF" w:rsidRPr="00D1441A" w:rsidDel="003A20FF">
          <w:delText>(</w:delText>
        </w:r>
      </w:del>
      <w:del w:id="570" w:author="Sands, Scott A.,Ph.D." w:date="2019-05-24T17:43:00Z">
        <w:r w:rsidR="00D272BF" w:rsidRPr="00D1441A" w:rsidDel="00037884">
          <w:delText xml:space="preserve">selected to minimize the influence of night-to-night variability on </w:delText>
        </w:r>
        <w:r w:rsidR="001D4796" w:rsidDel="00037884">
          <w:delText>treatment efficacy</w:delText>
        </w:r>
        <w:r w:rsidR="005D7795" w:rsidDel="00037884">
          <w:fldChar w:fldCharType="begin"/>
        </w:r>
        <w:r w:rsidR="005D7795" w:rsidDel="00037884">
          <w:delInstrText xml:space="preserve"> HYPERLINK \l "_ENREF_31" \o "White, 2015 #619" </w:delInstrText>
        </w:r>
        <w:r w:rsidR="005D7795" w:rsidDel="00037884">
          <w:fldChar w:fldCharType="separate"/>
        </w:r>
        <w:r w:rsidR="00CE639D" w:rsidRPr="009A760B" w:rsidDel="00037884">
          <w:fldChar w:fldCharType="begin">
            <w:fldData xml:space="preserve">PEVuZE5vdGU+PENpdGU+PEF1dGhvcj5XaGl0ZTwvQXV0aG9yPjxZZWFyPjIwMTU8L1llYXI+PFJl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</w:fldData>
          </w:fldChar>
        </w:r>
        <w:r w:rsidR="00CE639D" w:rsidDel="00037884">
          <w:delInstrText xml:space="preserve"> ADDIN EN.CITE </w:delInstrText>
        </w:r>
        <w:r w:rsidR="00CE639D" w:rsidDel="00037884">
          <w:fldChar w:fldCharType="begin">
            <w:fldData xml:space="preserve">PEVuZE5vdGU+PENpdGU+PEF1dGhvcj5XaGl0ZTwvQXV0aG9yPjxZZWFyPjIwMTU8L1llYXI+PFJl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</w:fldData>
          </w:fldChar>
        </w:r>
        <w:r w:rsidR="00CE639D" w:rsidDel="00037884">
          <w:delInstrText xml:space="preserve"> ADDIN EN.CITE.DATA </w:delInstrText>
        </w:r>
        <w:r w:rsidR="00CE639D" w:rsidDel="00037884">
          <w:fldChar w:fldCharType="end"/>
        </w:r>
        <w:r w:rsidR="00CE639D" w:rsidRPr="009A760B" w:rsidDel="00037884">
          <w:fldChar w:fldCharType="separate"/>
        </w:r>
        <w:r w:rsidR="00CE639D" w:rsidRPr="00EB2ADC" w:rsidDel="00037884">
          <w:rPr>
            <w:noProof/>
            <w:vertAlign w:val="superscript"/>
          </w:rPr>
          <w:delText>31</w:delText>
        </w:r>
        <w:r w:rsidR="00CE639D" w:rsidRPr="009A760B" w:rsidDel="00037884">
          <w:fldChar w:fldCharType="end"/>
        </w:r>
        <w:r w:rsidR="005D7795" w:rsidDel="00037884">
          <w:fldChar w:fldCharType="end"/>
        </w:r>
      </w:del>
      <w:del w:id="571" w:author="Sands, Scott A.,Ph.D." w:date="2019-05-24T17:32:00Z">
        <w:r w:rsidR="00D272BF" w:rsidRPr="00D51C1E" w:rsidDel="003A20FF">
          <w:delText>)</w:delText>
        </w:r>
      </w:del>
      <w:del w:id="572" w:author="Sands, Scott A.,Ph.D." w:date="2019-05-24T17:43:00Z">
        <w:r w:rsidR="00BE5D1C" w:rsidDel="00037884">
          <w:delText>.</w:delText>
        </w:r>
      </w:del>
      <w:ins w:id="573" w:author="Ahmad Abdulraheem M. Bamagoos" w:date="2019-05-17T14:53:00Z">
        <w:del w:id="574" w:author="Sands, Scott A.,Ph.D." w:date="2019-05-24T17:43:00Z">
          <w:r w:rsidR="00C55B30" w:rsidDel="00037884">
            <w:delText xml:space="preserve"> </w:delText>
          </w:r>
        </w:del>
      </w:ins>
    </w:p>
    <w:p w14:paraId="38287EA2" w14:textId="4CD9B9B2" w:rsidR="00D62921" w:rsidRPr="00EC31A3" w:rsidDel="00743A0C" w:rsidRDefault="009414F9" w:rsidP="00EC31A3">
      <w:pPr>
        <w:pStyle w:val="Body"/>
        <w:spacing w:line="480" w:lineRule="auto"/>
        <w:rPr>
          <w:del w:id="575" w:author="Ahmad Abdulraheem M. Bamagoos" w:date="2019-06-04T00:15:00Z"/>
          <w:color w:val="000000" w:themeColor="text1"/>
        </w:rPr>
      </w:pPr>
      <w:ins w:id="576" w:author="Peter Cistulli" w:date="2019-05-23T15:07:00Z">
        <w:r>
          <w:t>Since all data were de-identified</w:t>
        </w:r>
      </w:ins>
      <w:ins w:id="577" w:author="Peter Cistulli" w:date="2019-05-23T15:08:00Z">
        <w:r>
          <w:t xml:space="preserve">, </w:t>
        </w:r>
      </w:ins>
      <w:del w:id="578" w:author="Ahmad Abdulraheem M. Bamagoos" w:date="2019-05-17T14:53:00Z">
        <w:r w:rsidR="0014615E" w:rsidDel="00C55B30">
          <w:delText xml:space="preserve"> </w:delText>
        </w:r>
      </w:del>
      <w:moveFromRangeStart w:id="579" w:author="Ahmad Abdulraheem M. Bamagoos" w:date="2019-05-17T14:55:00Z" w:name="move8997325"/>
      <w:moveFrom w:id="580" w:author="Ahmad Abdulraheem M. Bamagoos" w:date="2019-05-17T14:55:00Z">
        <w:r w:rsidR="00760345" w:rsidDel="00C55B30">
          <w:t>T</w:t>
        </w:r>
        <w:r w:rsidR="00BE5D1C" w:rsidDel="00C55B30">
          <w:t xml:space="preserve">reatment response was </w:t>
        </w:r>
        <w:r w:rsidR="00BE385F" w:rsidDel="00C55B30">
          <w:t xml:space="preserve">determined using </w:t>
        </w:r>
        <w:r w:rsidR="005402E7" w:rsidDel="00C55B30">
          <w:t xml:space="preserve">a second </w:t>
        </w:r>
        <w:r w:rsidR="008B71CE" w:rsidDel="00C55B30">
          <w:t>polysomnography</w:t>
        </w:r>
        <w:r w:rsidR="00760345" w:rsidDel="00C55B30">
          <w:t xml:space="preserve"> with oral appliance in-situ</w:t>
        </w:r>
        <w:r w:rsidR="004A7E60" w:rsidDel="00C55B30">
          <w:t>.</w:t>
        </w:r>
        <w:r w:rsidR="00015C8E" w:rsidDel="00C55B30">
          <w:t xml:space="preserve"> </w:t>
        </w:r>
      </w:moveFrom>
      <w:moveFromRangeStart w:id="581" w:author="Ahmad Abdulraheem M. Bamagoos" w:date="2019-05-17T14:54:00Z" w:name="move8997273"/>
      <w:moveFromRangeEnd w:id="579"/>
      <w:moveFrom w:id="582" w:author="Ahmad Abdulraheem M. Bamagoos" w:date="2019-05-17T14:54:00Z">
        <w:r w:rsidR="00015C8E" w:rsidDel="00C55B30">
          <w:t xml:space="preserve">Exclusion criteria for </w:t>
        </w:r>
        <w:r w:rsidR="0014615E" w:rsidDel="00C55B30">
          <w:t>the original research</w:t>
        </w:r>
        <w:r w:rsidR="00015C8E" w:rsidDel="00C55B30">
          <w:t xml:space="preserve"> </w:t>
        </w:r>
        <w:r w:rsidR="001D5C5F" w:rsidDel="00C55B30">
          <w:t>studies</w:t>
        </w:r>
        <w:r w:rsidR="00726D80" w:rsidDel="00C55B30">
          <w:t xml:space="preserve"> were </w:t>
        </w:r>
        <w:r w:rsidR="00015C8E" w:rsidDel="00C55B30">
          <w:t xml:space="preserve">previous </w:t>
        </w:r>
        <w:r w:rsidR="00821D29" w:rsidDel="00C55B30">
          <w:t>oral appliance</w:t>
        </w:r>
        <w:r w:rsidR="00015C8E" w:rsidDel="00C55B30">
          <w:t xml:space="preserve"> usage, </w:t>
        </w:r>
        <w:r w:rsidR="00821D29" w:rsidDel="00C55B30">
          <w:t>oral appliance</w:t>
        </w:r>
        <w:r w:rsidR="00015C8E" w:rsidDel="00C55B30">
          <w:t xml:space="preserve"> contraindication</w:t>
        </w:r>
        <w:r w:rsidR="001D5C5F" w:rsidDel="00C55B30">
          <w:t>s (</w:t>
        </w:r>
        <w:r w:rsidR="00B664BA" w:rsidDel="00C55B30">
          <w:t>including insufficient number of teeth</w:t>
        </w:r>
        <w:r w:rsidR="00B92DB2" w:rsidDel="00C55B30">
          <w:t xml:space="preserve">, periodontal disease and </w:t>
        </w:r>
        <w:r w:rsidR="007158AC" w:rsidDel="00C55B30">
          <w:t>severe daytime sleepiness that requires urgent intervention</w:t>
        </w:r>
        <w:r w:rsidR="001D5C5F" w:rsidDel="00C55B30">
          <w:t>)</w:t>
        </w:r>
        <w:r w:rsidR="00015C8E" w:rsidDel="00C55B30">
          <w:t xml:space="preserve"> and </w:t>
        </w:r>
        <w:r w:rsidR="00B92DB2" w:rsidDel="00C55B30">
          <w:t>predominance</w:t>
        </w:r>
        <w:r w:rsidR="00015C8E" w:rsidDel="00C55B30">
          <w:t xml:space="preserve"> of central sleep </w:t>
        </w:r>
        <w:r w:rsidR="00525093" w:rsidDel="00C55B30">
          <w:t>apn</w:t>
        </w:r>
        <w:r w:rsidR="00C94D3F" w:rsidDel="00C55B30">
          <w:t>ea</w:t>
        </w:r>
        <w:r w:rsidR="001D5C5F" w:rsidDel="00C55B30">
          <w:t xml:space="preserve"> at baseline</w:t>
        </w:r>
        <w:r w:rsidR="00015C8E" w:rsidDel="00C55B30">
          <w:t xml:space="preserve">. </w:t>
        </w:r>
      </w:moveFrom>
      <w:moveFromRangeEnd w:id="581"/>
      <w:del w:id="583" w:author="Peter Cistulli" w:date="2019-05-23T15:08:00Z">
        <w:r w:rsidR="001D5C5F" w:rsidDel="009414F9">
          <w:delText>T</w:delText>
        </w:r>
      </w:del>
      <w:ins w:id="584" w:author="Peter Cistulli" w:date="2019-05-23T15:08:00Z">
        <w:r>
          <w:t>t</w:t>
        </w:r>
      </w:ins>
      <w:r w:rsidR="001D5C5F">
        <w:t xml:space="preserve">he current </w:t>
      </w:r>
      <w:r w:rsidR="00525093">
        <w:t>analysis</w:t>
      </w:r>
      <w:r w:rsidR="001D5C5F">
        <w:t xml:space="preserve"> was </w:t>
      </w:r>
      <w:ins w:id="585" w:author="Peter Cistulli" w:date="2019-05-23T15:08:00Z">
        <w:r>
          <w:t xml:space="preserve">deemed to be </w:t>
        </w:r>
      </w:ins>
      <w:r w:rsidR="00015C8E">
        <w:t>exempt from consent by the Human Research Ethics Committee at North Sydney Local Health District, NSW, Australia</w:t>
      </w:r>
      <w:r w:rsidR="001D5C5F">
        <w:t xml:space="preserve"> and the Partners Institutional Review Board, Boston, MA, USA</w:t>
      </w:r>
      <w:r w:rsidR="00015C8E">
        <w:t>.</w:t>
      </w:r>
    </w:p>
    <w:p w14:paraId="086CD32B" w14:textId="77777777" w:rsidR="00EC31A3" w:rsidRDefault="00EC31A3" w:rsidP="00743A0C">
      <w:pPr>
        <w:pStyle w:val="Body"/>
        <w:spacing w:line="480" w:lineRule="auto"/>
      </w:pPr>
    </w:p>
    <w:p w14:paraId="78BB0036" w14:textId="77777777" w:rsidR="00EF63DD" w:rsidRPr="00EC31A3" w:rsidRDefault="00EF63DD" w:rsidP="00EC31A3">
      <w:pPr>
        <w:rPr>
          <w:lang w:eastAsia="x-none"/>
        </w:rPr>
      </w:pPr>
    </w:p>
    <w:p w14:paraId="371AB89E" w14:textId="65AD4D02" w:rsidR="001D5C5F" w:rsidRPr="00712269" w:rsidRDefault="001D5C5F" w:rsidP="00892B68">
      <w:pPr>
        <w:pStyle w:val="Heading2"/>
      </w:pPr>
      <w:r>
        <w:t>Study Protocol</w:t>
      </w:r>
    </w:p>
    <w:p w14:paraId="6D2D7165" w14:textId="36E1270D" w:rsidR="00037884" w:rsidRDefault="001D5C5F">
      <w:pPr>
        <w:pStyle w:val="Body"/>
        <w:spacing w:line="480" w:lineRule="auto"/>
        <w:rPr>
          <w:ins w:id="586" w:author="Sands, Scott A.,Ph.D." w:date="2019-05-24T17:45:00Z"/>
        </w:rPr>
      </w:pPr>
      <w:r>
        <w:t xml:space="preserve">Patients first attended in-laboratory diagnostic </w:t>
      </w:r>
      <w:r w:rsidR="008B71CE">
        <w:t xml:space="preserve">polysomnography </w:t>
      </w:r>
      <w:r>
        <w:t>(</w:t>
      </w:r>
      <w:r w:rsidR="00BD2EB5" w:rsidRPr="00712269">
        <w:t>electroencephalography, electrocardiography, electrooculography</w:t>
      </w:r>
      <w:r w:rsidR="00BD2EB5">
        <w:t>, chin and leg electromyography,</w:t>
      </w:r>
      <w:r w:rsidR="00BD2EB5" w:rsidRPr="00712269">
        <w:t xml:space="preserve"> thoracoabdominal </w:t>
      </w:r>
      <w:r w:rsidR="00196A1D" w:rsidRPr="00196A1D">
        <w:t>plethysmography</w:t>
      </w:r>
      <w:r w:rsidR="00BD2EB5" w:rsidRPr="00712269">
        <w:t>, pulse oximetry</w:t>
      </w:r>
      <w:r w:rsidR="00BD2EB5">
        <w:t xml:space="preserve">, </w:t>
      </w:r>
      <w:r w:rsidR="00DB0085">
        <w:t xml:space="preserve">body </w:t>
      </w:r>
      <w:r w:rsidR="00BD2EB5">
        <w:t>position, nasal</w:t>
      </w:r>
      <w:r w:rsidR="00BE385F">
        <w:t>-</w:t>
      </w:r>
      <w:r>
        <w:t xml:space="preserve">pressure </w:t>
      </w:r>
      <w:r w:rsidR="00BE385F">
        <w:t xml:space="preserve">airflow </w:t>
      </w:r>
      <w:r w:rsidR="00BD2EB5">
        <w:t>and thermistor signals</w:t>
      </w:r>
      <w:r>
        <w:t xml:space="preserve">) </w:t>
      </w:r>
      <w:r w:rsidR="00AA2C0B">
        <w:t xml:space="preserve">which were scored according to </w:t>
      </w:r>
      <w:r w:rsidR="00D272BF" w:rsidRPr="00D1441A">
        <w:t xml:space="preserve">the AASM criteria </w:t>
      </w:r>
      <w:r w:rsidR="00D272BF" w:rsidRPr="00D1441A">
        <w:rPr>
          <w:color w:val="000000" w:themeColor="text1"/>
        </w:rPr>
        <w:t>2012</w:t>
      </w:r>
      <w:r w:rsidR="00CE639D">
        <w:rPr>
          <w:color w:val="000000" w:themeColor="text1"/>
        </w:rPr>
        <w:fldChar w:fldCharType="begin">
          <w:fldData xml:space="preserve">PEVuZE5vdGU+PENpdGU+PEF1dGhvcj5QaGlsbGlwczwvQXV0aG9yPjxZZWFyPjIwMTM8L1llYXI+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==
</w:fldData>
        </w:fldChar>
      </w:r>
      <w:r w:rsidR="00CE639D">
        <w:rPr>
          <w:color w:val="000000" w:themeColor="text1"/>
        </w:rPr>
        <w:instrText xml:space="preserve"> ADDIN EN.CITE </w:instrText>
      </w:r>
      <w:r w:rsidR="00CE639D">
        <w:rPr>
          <w:color w:val="000000" w:themeColor="text1"/>
        </w:rPr>
        <w:fldChar w:fldCharType="begin">
          <w:fldData xml:space="preserve">PEVuZE5vdGU+PENpdGU+PEF1dGhvcj5QaGlsbGlwczwvQXV0aG9yPjxZZWFyPjIwMTM8L1llYXI+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==
</w:fldData>
        </w:fldChar>
      </w:r>
      <w:r w:rsidR="00CE639D">
        <w:rPr>
          <w:color w:val="000000" w:themeColor="text1"/>
        </w:rPr>
        <w:instrText xml:space="preserve"> ADDIN EN.CITE.DATA </w:instrText>
      </w:r>
      <w:r w:rsidR="00CE639D">
        <w:rPr>
          <w:color w:val="000000" w:themeColor="text1"/>
        </w:rPr>
      </w:r>
      <w:r w:rsidR="00CE639D">
        <w:rPr>
          <w:color w:val="000000" w:themeColor="text1"/>
        </w:rPr>
        <w:fldChar w:fldCharType="end"/>
      </w:r>
      <w:r w:rsidR="00CE639D">
        <w:rPr>
          <w:color w:val="000000" w:themeColor="text1"/>
        </w:rPr>
      </w:r>
      <w:r w:rsidR="00CE639D">
        <w:rPr>
          <w:color w:val="000000" w:themeColor="text1"/>
        </w:rPr>
        <w:fldChar w:fldCharType="separate"/>
      </w:r>
      <w:hyperlink w:anchor="_ENREF_11" w:tooltip="Phillips, 2013 #200" w:history="1">
        <w:r w:rsidR="00CE639D" w:rsidRPr="00CE639D">
          <w:rPr>
            <w:noProof/>
            <w:color w:val="000000" w:themeColor="text1"/>
            <w:vertAlign w:val="superscript"/>
          </w:rPr>
          <w:t>11</w:t>
        </w:r>
      </w:hyperlink>
      <w:r w:rsidR="00CE639D" w:rsidRPr="00CE639D">
        <w:rPr>
          <w:noProof/>
          <w:color w:val="000000" w:themeColor="text1"/>
          <w:vertAlign w:val="superscript"/>
        </w:rPr>
        <w:t>,</w:t>
      </w:r>
      <w:hyperlink w:anchor="_ENREF_32" w:tooltip="Berry, 2012 #1" w:history="1">
        <w:r w:rsidR="00CE639D" w:rsidRPr="00CE639D">
          <w:rPr>
            <w:noProof/>
            <w:color w:val="000000" w:themeColor="text1"/>
            <w:vertAlign w:val="superscript"/>
          </w:rPr>
          <w:t>32</w:t>
        </w:r>
      </w:hyperlink>
      <w:r w:rsidR="00CE639D">
        <w:rPr>
          <w:color w:val="000000" w:themeColor="text1"/>
        </w:rPr>
        <w:fldChar w:fldCharType="end"/>
      </w:r>
      <w:hyperlink w:anchor="_ENREF_32" w:tooltip="Berry, 2012 #1" w:history="1"/>
      <w:hyperlink w:anchor="_ENREF_29" w:tooltip="Sutherland, 2014 #216" w:history="1"/>
      <w:hyperlink w:anchor="_ENREF_32" w:tooltip="Berry, 2012 #3528" w:history="1"/>
      <w:r w:rsidR="00D272BF" w:rsidRPr="00D51C1E">
        <w:t xml:space="preserve"> (</w:t>
      </w:r>
      <w:r w:rsidR="00D272BF" w:rsidRPr="00D1441A">
        <w:t>30% reduction in airflow with either 3% oxygen desaturation or cortical arousal) or AASM criteria 2007</w:t>
      </w:r>
      <w:r w:rsidR="00CE639D">
        <w:fldChar w:fldCharType="begin">
          <w:fldData xml:space="preserve">PEVuZE5vdGU+PENpdGU+PEF1dGhvcj5TdXRoZXJsYW5kPC9BdXRob3I+PFllYXI+MjAxODwvWWVh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</w:fldData>
        </w:fldChar>
      </w:r>
      <w:r w:rsidR="00CE639D">
        <w:instrText xml:space="preserve"> ADDIN EN.CITE </w:instrText>
      </w:r>
      <w:r w:rsidR="00CE639D">
        <w:fldChar w:fldCharType="begin">
          <w:fldData xml:space="preserve">PEVuZE5vdGU+PENpdGU+PEF1dGhvcj5TdXRoZXJsYW5kPC9BdXRob3I+PFllYXI+MjAxODwvWWVh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</w:fldData>
        </w:fldChar>
      </w:r>
      <w:r w:rsidR="00CE639D">
        <w:instrText xml:space="preserve"> ADDIN EN.CITE.DATA </w:instrText>
      </w:r>
      <w:r w:rsidR="00CE639D">
        <w:fldChar w:fldCharType="end"/>
      </w:r>
      <w:r w:rsidR="00CE639D">
        <w:fldChar w:fldCharType="separate"/>
      </w:r>
      <w:hyperlink w:anchor="_ENREF_29" w:tooltip="Sutherland, 2018 #743" w:history="1">
        <w:r w:rsidR="00CE639D" w:rsidRPr="00CE639D">
          <w:rPr>
            <w:noProof/>
            <w:vertAlign w:val="superscript"/>
          </w:rPr>
          <w:t>29</w:t>
        </w:r>
      </w:hyperlink>
      <w:r w:rsidR="00CE639D" w:rsidRPr="00CE639D">
        <w:rPr>
          <w:noProof/>
          <w:vertAlign w:val="superscript"/>
        </w:rPr>
        <w:t>,</w:t>
      </w:r>
      <w:hyperlink w:anchor="_ENREF_30" w:tooltip="Lowth, 2018 #812" w:history="1">
        <w:r w:rsidR="00CE639D" w:rsidRPr="00CE639D">
          <w:rPr>
            <w:noProof/>
            <w:vertAlign w:val="superscript"/>
          </w:rPr>
          <w:t>30</w:t>
        </w:r>
      </w:hyperlink>
      <w:r w:rsidR="00CE639D" w:rsidRPr="00CE639D">
        <w:rPr>
          <w:noProof/>
          <w:vertAlign w:val="superscript"/>
        </w:rPr>
        <w:t>,</w:t>
      </w:r>
      <w:hyperlink w:anchor="_ENREF_33" w:tooltip="Iber, 2007 #122" w:history="1">
        <w:r w:rsidR="00CE639D" w:rsidRPr="00CE639D">
          <w:rPr>
            <w:noProof/>
            <w:vertAlign w:val="superscript"/>
          </w:rPr>
          <w:t>33</w:t>
        </w:r>
      </w:hyperlink>
      <w:r w:rsidR="00CE639D">
        <w:fldChar w:fldCharType="end"/>
      </w:r>
      <w:hyperlink w:anchor="_ENREF_33" w:tooltip="Iber, 2007 #122" w:history="1"/>
      <w:hyperlink w:anchor="_ENREF_33" w:tooltip="Iber, 2007 #122" w:history="1"/>
      <w:r w:rsidR="00D272BF" w:rsidRPr="00D51C1E">
        <w:t xml:space="preserve"> (</w:t>
      </w:r>
      <w:r w:rsidR="00D272BF" w:rsidRPr="000D41DC">
        <w:t xml:space="preserve">30% reduction in airflow with 4% </w:t>
      </w:r>
      <w:r w:rsidR="00D272BF" w:rsidRPr="00564007">
        <w:t xml:space="preserve">oxygen </w:t>
      </w:r>
      <w:r w:rsidR="00D272BF" w:rsidRPr="003B2929">
        <w:t>desaturation)</w:t>
      </w:r>
      <w:r w:rsidR="00D272BF">
        <w:t>.</w:t>
      </w:r>
      <w:ins w:id="587" w:author="Ahmad Abdulraheem M. Bamagoos" w:date="2019-05-18T00:40:00Z">
        <w:r w:rsidR="003E34D8">
          <w:t xml:space="preserve"> </w:t>
        </w:r>
      </w:ins>
      <w:ins w:id="588" w:author="Sands, Scott A.,Ph.D." w:date="2019-05-24T17:45:00Z">
        <w:r w:rsidR="00037884">
          <w:t xml:space="preserve">Models </w:t>
        </w:r>
      </w:ins>
      <w:ins w:id="589" w:author="Sands, Scott A.,Ph.D." w:date="2019-05-24T17:46:00Z">
        <w:r w:rsidR="00037884">
          <w:t>presented</w:t>
        </w:r>
      </w:ins>
      <w:ins w:id="590" w:author="Sands, Scott A.,Ph.D." w:date="2019-05-24T17:45:00Z">
        <w:r w:rsidR="00037884">
          <w:t xml:space="preserve"> were not adjusted for scoring type</w:t>
        </w:r>
      </w:ins>
      <w:ins w:id="591" w:author="Sands, Scott A.,Ph.D." w:date="2019-05-24T17:46:00Z">
        <w:r w:rsidR="00037884">
          <w:t xml:space="preserve"> as no effect was evident (see Results). </w:t>
        </w:r>
      </w:ins>
    </w:p>
    <w:p w14:paraId="6348D16C" w14:textId="15690970" w:rsidR="0099767D" w:rsidDel="00037884" w:rsidRDefault="003E34D8">
      <w:pPr>
        <w:pStyle w:val="Body"/>
        <w:spacing w:line="480" w:lineRule="auto"/>
        <w:rPr>
          <w:ins w:id="592" w:author="Ahmad Abdulraheem M. Bamagoos" w:date="2019-05-18T00:39:00Z"/>
          <w:del w:id="593" w:author="Sands, Scott A.,Ph.D." w:date="2019-05-24T17:46:00Z"/>
          <w:lang w:eastAsia="en-AU"/>
        </w:rPr>
      </w:pPr>
      <w:ins w:id="594" w:author="Ahmad Abdulraheem M. Bamagoos" w:date="2019-05-18T00:40:00Z">
        <w:del w:id="595" w:author="Sands, Scott A.,Ph.D." w:date="2019-05-24T17:46:00Z">
          <w:r w:rsidDel="00037884">
            <w:delText>We note that</w:delText>
          </w:r>
        </w:del>
      </w:ins>
      <w:del w:id="596" w:author="Sands, Scott A.,Ph.D." w:date="2019-05-24T17:46:00Z">
        <w:r w:rsidR="00D272BF" w:rsidDel="00037884">
          <w:delText xml:space="preserve"> </w:delText>
        </w:r>
      </w:del>
      <w:ins w:id="597" w:author="Ahmad Abdulraheem M. Bamagoos" w:date="2019-05-18T00:40:00Z">
        <w:del w:id="598" w:author="Sands, Scott A.,Ph.D." w:date="2019-05-24T17:46:00Z">
          <w:r w:rsidDel="00037884">
            <w:rPr>
              <w:lang w:eastAsia="en-AU"/>
            </w:rPr>
            <w:delText>a</w:delText>
          </w:r>
        </w:del>
      </w:ins>
      <w:ins w:id="599" w:author="Ahmad Abdulraheem M. Bamagoos" w:date="2019-05-17T16:04:00Z">
        <w:del w:id="600" w:author="Sands, Scott A.,Ph.D." w:date="2019-05-24T17:46:00Z">
          <w:r w:rsidR="0099767D" w:rsidRPr="00E75A32" w:rsidDel="00037884">
            <w:rPr>
              <w:lang w:eastAsia="en-AU"/>
            </w:rPr>
            <w:delText xml:space="preserve">djusting for scoring type had no impact (&lt;1% change in model coefficient) on the association between endotypic subgroup and </w:delText>
          </w:r>
        </w:del>
      </w:ins>
      <w:ins w:id="601" w:author="Ahmad Abdulraheem M. Bamagoos" w:date="2019-05-17T16:06:00Z">
        <w:del w:id="602" w:author="Sands, Scott A.,Ph.D." w:date="2019-05-24T17:46:00Z">
          <w:r w:rsidR="0099767D" w:rsidDel="00037884">
            <w:rPr>
              <w:lang w:eastAsia="en-AU"/>
            </w:rPr>
            <w:delText xml:space="preserve">oral appliance </w:delText>
          </w:r>
          <w:r w:rsidR="0099767D" w:rsidRPr="00E75A32" w:rsidDel="00037884">
            <w:rPr>
              <w:lang w:eastAsia="en-AU"/>
            </w:rPr>
            <w:delText>efficacy</w:delText>
          </w:r>
          <w:r w:rsidR="0099767D" w:rsidDel="00037884">
            <w:rPr>
              <w:lang w:eastAsia="en-AU"/>
            </w:rPr>
            <w:delText xml:space="preserve"> and</w:delText>
          </w:r>
        </w:del>
      </w:ins>
      <w:ins w:id="603" w:author="Ahmad Abdulraheem M. Bamagoos" w:date="2019-05-17T16:04:00Z">
        <w:del w:id="604" w:author="Sands, Scott A.,Ph.D." w:date="2019-05-24T17:46:00Z">
          <w:r w:rsidR="0099767D" w:rsidDel="00037884">
            <w:rPr>
              <w:lang w:eastAsia="en-AU"/>
            </w:rPr>
            <w:delText xml:space="preserve"> was not associated with efficacy (</w:delText>
          </w:r>
          <w:r w:rsidR="0099767D" w:rsidRPr="00E75A32" w:rsidDel="00037884">
            <w:rPr>
              <w:lang w:eastAsia="en-AU"/>
            </w:rPr>
            <w:delText>p=0.9)</w:delText>
          </w:r>
          <w:r w:rsidR="0099767D" w:rsidDel="00037884">
            <w:rPr>
              <w:lang w:eastAsia="en-AU"/>
            </w:rPr>
            <w:delText>.</w:delText>
          </w:r>
        </w:del>
      </w:ins>
      <w:ins w:id="605" w:author="Ahmad Abdulraheem M. Bamagoos" w:date="2019-05-18T00:27:00Z">
        <w:del w:id="606" w:author="Sands, Scott A.,Ph.D." w:date="2019-05-24T17:46:00Z">
          <w:r w:rsidR="002176F3" w:rsidRPr="002176F3" w:rsidDel="00037884">
            <w:rPr>
              <w:lang w:eastAsia="en-AU"/>
            </w:rPr>
            <w:delText xml:space="preserve"> </w:delText>
          </w:r>
          <w:r w:rsidR="002176F3" w:rsidDel="00037884">
            <w:rPr>
              <w:lang w:eastAsia="en-AU"/>
            </w:rPr>
            <w:delText>Hence, scoring type was not included in the presented prediction model.</w:delText>
          </w:r>
        </w:del>
      </w:ins>
    </w:p>
    <w:p w14:paraId="207423F8" w14:textId="3EC4DFEC" w:rsidR="008A52DF" w:rsidRDefault="00726D80">
      <w:pPr>
        <w:pStyle w:val="Body"/>
        <w:spacing w:line="480" w:lineRule="auto"/>
      </w:pPr>
      <w:r>
        <w:t>A</w:t>
      </w:r>
      <w:ins w:id="607" w:author="Peter Cistulli" w:date="2019-05-23T15:09:00Z">
        <w:r w:rsidR="009414F9">
          <w:t>ll patients were treat</w:t>
        </w:r>
      </w:ins>
      <w:ins w:id="608" w:author="Ahmad Abdulraheem M. Bamagoos" w:date="2019-06-06T11:52:00Z">
        <w:r w:rsidR="00BF0A02">
          <w:t>ed</w:t>
        </w:r>
      </w:ins>
      <w:ins w:id="609" w:author="Peter Cistulli" w:date="2019-05-23T15:09:00Z">
        <w:del w:id="610" w:author="Ahmad Abdulraheem M. Bamagoos" w:date="2019-06-06T11:52:00Z">
          <w:r w:rsidR="009414F9" w:rsidDel="00BF0A02">
            <w:delText>ment</w:delText>
          </w:r>
        </w:del>
        <w:r w:rsidR="009414F9">
          <w:t xml:space="preserve"> with a common</w:t>
        </w:r>
      </w:ins>
      <w:r w:rsidR="001D5C5F">
        <w:t xml:space="preserve"> </w:t>
      </w:r>
      <w:r w:rsidR="00D272BF" w:rsidRPr="00D1441A">
        <w:t xml:space="preserve">custom-made </w:t>
      </w:r>
      <w:r w:rsidR="00D272BF">
        <w:t>oral appliance</w:t>
      </w:r>
      <w:r w:rsidR="00D272BF" w:rsidRPr="00D1441A">
        <w:t xml:space="preserve"> (</w:t>
      </w:r>
      <w:proofErr w:type="spellStart"/>
      <w:r w:rsidR="00D272BF" w:rsidRPr="00D1441A">
        <w:t>SomnoDent</w:t>
      </w:r>
      <w:proofErr w:type="spellEnd"/>
      <w:r w:rsidR="00D272BF" w:rsidRPr="00D1441A">
        <w:t xml:space="preserve">, </w:t>
      </w:r>
      <w:proofErr w:type="spellStart"/>
      <w:r w:rsidR="00D272BF" w:rsidRPr="00D1441A">
        <w:t>SomnoMed</w:t>
      </w:r>
      <w:proofErr w:type="spellEnd"/>
      <w:r w:rsidR="00D272BF" w:rsidRPr="00D1441A">
        <w:t xml:space="preserve"> Ltd</w:t>
      </w:r>
      <w:r w:rsidR="003C7C57">
        <w:t>.</w:t>
      </w:r>
      <w:r w:rsidR="00D272BF" w:rsidRPr="00D1441A">
        <w:t>, Australia)</w:t>
      </w:r>
      <w:ins w:id="611" w:author="Peter Cistulli" w:date="2019-05-23T15:10:00Z">
        <w:r w:rsidR="009414F9">
          <w:t xml:space="preserve">, </w:t>
        </w:r>
      </w:ins>
      <w:del w:id="612" w:author="Peter Cistulli" w:date="2019-05-23T15:10:00Z">
        <w:r w:rsidDel="009414F9">
          <w:delText xml:space="preserve"> was </w:delText>
        </w:r>
      </w:del>
      <w:ins w:id="613" w:author="Ahmad Abdulraheem M. Bamagoos" w:date="2019-05-17T16:13:00Z">
        <w:del w:id="614" w:author="Peter Cistulli" w:date="2019-05-23T15:10:00Z">
          <w:r w:rsidR="00194AA9" w:rsidDel="009414F9">
            <w:delText xml:space="preserve">then </w:delText>
          </w:r>
        </w:del>
      </w:ins>
      <w:r>
        <w:t>implemented</w:t>
      </w:r>
      <w:r w:rsidR="00760345">
        <w:t xml:space="preserve"> </w:t>
      </w:r>
      <w:del w:id="615" w:author="Peter Cistulli" w:date="2019-05-23T15:10:00Z">
        <w:r w:rsidR="00760345" w:rsidDel="009414F9">
          <w:delText>for individual patients</w:delText>
        </w:r>
        <w:r w:rsidDel="009414F9">
          <w:delText xml:space="preserve"> under supervision of a</w:delText>
        </w:r>
      </w:del>
      <w:ins w:id="616" w:author="Peter Cistulli" w:date="2019-05-23T15:10:00Z">
        <w:r w:rsidR="009414F9">
          <w:t>by an experienced</w:t>
        </w:r>
      </w:ins>
      <w:del w:id="617" w:author="Peter Cistulli" w:date="2019-05-23T15:10:00Z">
        <w:r w:rsidR="00DB0085" w:rsidDel="009414F9">
          <w:delText xml:space="preserve"> treating</w:delText>
        </w:r>
      </w:del>
      <w:r>
        <w:t xml:space="preserve"> dentist</w:t>
      </w:r>
      <w:r w:rsidR="00D272BF" w:rsidRPr="00D1441A">
        <w:t xml:space="preserve">. </w:t>
      </w:r>
      <w:r w:rsidR="00D272BF">
        <w:t>D</w:t>
      </w:r>
      <w:r w:rsidR="00E06D68">
        <w:t xml:space="preserve">evices were initially </w:t>
      </w:r>
      <w:r>
        <w:t>set</w:t>
      </w:r>
      <w:r w:rsidR="00D272BF">
        <w:t xml:space="preserve"> </w:t>
      </w:r>
      <w:r w:rsidR="00821D29">
        <w:t>to</w:t>
      </w:r>
      <w:r w:rsidR="00E06D68">
        <w:t xml:space="preserve"> 70% of the maximal </w:t>
      </w:r>
      <w:r>
        <w:t xml:space="preserve">mandibular </w:t>
      </w:r>
      <w:r w:rsidR="00821D29">
        <w:t>protrusion from habitual bite</w:t>
      </w:r>
      <w:r w:rsidR="00E06D68">
        <w:t xml:space="preserve">. Patients were instructed to </w:t>
      </w:r>
      <w:r w:rsidR="00D272BF">
        <w:t xml:space="preserve">incrementally advance the </w:t>
      </w:r>
      <w:r w:rsidR="00257365">
        <w:t xml:space="preserve">protrusive level of the </w:t>
      </w:r>
      <w:r w:rsidR="00D272BF">
        <w:t>device</w:t>
      </w:r>
      <w:r w:rsidR="001D4980">
        <w:t xml:space="preserve"> </w:t>
      </w:r>
      <w:r w:rsidR="001D4796">
        <w:t>until</w:t>
      </w:r>
      <w:r w:rsidR="00E06D68">
        <w:t xml:space="preserve"> </w:t>
      </w:r>
      <w:r w:rsidR="00257365">
        <w:t xml:space="preserve">the </w:t>
      </w:r>
      <w:r w:rsidR="00E06D68">
        <w:t>maximum</w:t>
      </w:r>
      <w:r w:rsidR="00D272BF">
        <w:t xml:space="preserve"> comfortable limit</w:t>
      </w:r>
      <w:r w:rsidR="001D4980">
        <w:t xml:space="preserve"> was reached</w:t>
      </w:r>
      <w:r w:rsidR="00D272BF">
        <w:t xml:space="preserve"> </w:t>
      </w:r>
      <w:r w:rsidR="001D4980">
        <w:t>(approximately</w:t>
      </w:r>
      <w:r w:rsidR="00D272BF">
        <w:t xml:space="preserve"> 4-</w:t>
      </w:r>
      <w:r w:rsidR="009B194D">
        <w:t>8</w:t>
      </w:r>
      <w:r w:rsidR="00D272BF">
        <w:t xml:space="preserve"> weeks</w:t>
      </w:r>
      <w:r w:rsidR="001D4980">
        <w:t>)</w:t>
      </w:r>
      <w:r w:rsidR="00DB0085">
        <w:t>,</w:t>
      </w:r>
      <w:r w:rsidR="009B194D">
        <w:t xml:space="preserve"> </w:t>
      </w:r>
      <w:r w:rsidR="00DB0085">
        <w:t>which was</w:t>
      </w:r>
      <w:r w:rsidR="009B194D">
        <w:t xml:space="preserve"> </w:t>
      </w:r>
      <w:r w:rsidR="00DB0085">
        <w:t xml:space="preserve">then </w:t>
      </w:r>
      <w:r w:rsidR="009B194D">
        <w:t>confirmed by the treating dentist</w:t>
      </w:r>
      <w:r w:rsidR="001D5C5F">
        <w:t xml:space="preserve">. </w:t>
      </w:r>
      <w:r w:rsidR="009B194D">
        <w:t>A</w:t>
      </w:r>
      <w:r w:rsidR="001D5C5F">
        <w:t xml:space="preserve"> second </w:t>
      </w:r>
      <w:r w:rsidR="00AA2C0B">
        <w:t>in-laboratory polysomnograph</w:t>
      </w:r>
      <w:r w:rsidR="009B194D">
        <w:t>y</w:t>
      </w:r>
      <w:r w:rsidR="001D5C5F">
        <w:t xml:space="preserve"> </w:t>
      </w:r>
      <w:del w:id="618" w:author="Peter Cistulli" w:date="2019-05-23T15:11:00Z">
        <w:r w:rsidR="00D272BF" w:rsidDel="009414F9">
          <w:delText>w</w:delText>
        </w:r>
        <w:r w:rsidR="00FD7199" w:rsidDel="009414F9">
          <w:delText>earing</w:delText>
        </w:r>
        <w:r w:rsidR="00D272BF" w:rsidDel="009414F9">
          <w:delText xml:space="preserve"> the oral appliance </w:delText>
        </w:r>
      </w:del>
      <w:r w:rsidR="00FD7199">
        <w:t>was performed</w:t>
      </w:r>
      <w:r w:rsidR="00D272BF">
        <w:t xml:space="preserve"> </w:t>
      </w:r>
      <w:r w:rsidR="001D5C5F">
        <w:t xml:space="preserve">to determine </w:t>
      </w:r>
      <w:r w:rsidR="00D272BF">
        <w:t>response to therapy</w:t>
      </w:r>
      <w:r w:rsidR="001D5C5F">
        <w:t xml:space="preserve">. </w:t>
      </w:r>
    </w:p>
    <w:p w14:paraId="085C361F" w14:textId="7BE20384" w:rsidR="007C123A" w:rsidRPr="00731520" w:rsidRDefault="008A52DF" w:rsidP="007C123A">
      <w:pPr>
        <w:pStyle w:val="Body"/>
        <w:spacing w:line="480" w:lineRule="auto"/>
        <w:rPr>
          <w:lang w:val="x-none"/>
        </w:rPr>
      </w:pPr>
      <w:r w:rsidRPr="00E4623C">
        <w:rPr>
          <w:b/>
          <w:bCs/>
          <w:iCs/>
        </w:rPr>
        <w:t>O</w:t>
      </w:r>
      <w:r w:rsidRPr="00E4623C">
        <w:rPr>
          <w:b/>
          <w:iCs/>
        </w:rPr>
        <w:t xml:space="preserve">ral </w:t>
      </w:r>
      <w:r w:rsidR="00E4623C">
        <w:rPr>
          <w:b/>
          <w:iCs/>
        </w:rPr>
        <w:t>Appliance E</w:t>
      </w:r>
      <w:r w:rsidRPr="00E4623C">
        <w:rPr>
          <w:b/>
          <w:iCs/>
        </w:rPr>
        <w:t>fficacy</w:t>
      </w:r>
      <w:r w:rsidRPr="00661ABF">
        <w:rPr>
          <w:b/>
          <w:bCs/>
          <w:i/>
        </w:rPr>
        <w:t>.</w:t>
      </w:r>
      <w:r w:rsidRPr="003B3D49">
        <w:rPr>
          <w:i/>
        </w:rPr>
        <w:t xml:space="preserve"> </w:t>
      </w:r>
      <w:r w:rsidRPr="008368A6">
        <w:t>Oral appliance efficacy</w:t>
      </w:r>
      <w:r>
        <w:rPr>
          <w:i/>
        </w:rPr>
        <w:t xml:space="preserve"> </w:t>
      </w:r>
      <w:r>
        <w:t xml:space="preserve">was described by the percent reduction in AHI with treatment </w:t>
      </w:r>
      <w:del w:id="619" w:author="Peter Cistulli" w:date="2019-05-23T15:11:00Z">
        <w:r w:rsidDel="009414F9">
          <w:delText xml:space="preserve">versus </w:delText>
        </w:r>
      </w:del>
      <w:ins w:id="620" w:author="Peter Cistulli" w:date="2019-05-23T15:11:00Z">
        <w:r w:rsidR="009414F9">
          <w:t xml:space="preserve">relative to </w:t>
        </w:r>
      </w:ins>
      <w:r>
        <w:t xml:space="preserve">baseline (primary outcome variable, </w:t>
      </w:r>
      <w:commentRangeStart w:id="621"/>
      <w:r>
        <w:t>continuous</w:t>
      </w:r>
      <w:commentRangeEnd w:id="621"/>
      <w:r w:rsidR="00C031B3">
        <w:rPr>
          <w:rStyle w:val="CommentReference"/>
          <w:szCs w:val="20"/>
          <w:lang w:val="x-none"/>
        </w:rPr>
        <w:commentReference w:id="621"/>
      </w:r>
      <w:r>
        <w:t xml:space="preserve">). </w:t>
      </w:r>
      <w:commentRangeStart w:id="622"/>
      <w:r>
        <w:t xml:space="preserve">This measure was </w:t>
      </w:r>
      <w:r w:rsidR="008F2515">
        <w:t xml:space="preserve">selected </w:t>
      </w:r>
      <w:r>
        <w:t>(over absolute reduction or treatment AHI) to maximize statistical power (typically largest mean/SD</w:t>
      </w:r>
      <w:r w:rsidR="001F6DAE">
        <w:t xml:space="preserve"> ratio</w:t>
      </w:r>
      <w:r>
        <w:t>,</w:t>
      </w:r>
      <w:hyperlink w:anchor="_ENREF_34" w:tooltip="Akobeng, 2016 #647" w:history="1">
        <w:r w:rsidR="00CE639D" w:rsidRPr="009A760B">
          <w:fldChar w:fldCharType="begin"/>
        </w:r>
        <w:r w:rsidR="00CE639D">
          <w:instrText xml:space="preserve"> ADDIN EN.CITE &lt;EndNote&gt;&lt;Cite&gt;&lt;Author&gt;Akobeng&lt;/Author&gt;&lt;Year&gt;2016&lt;/Year&gt;&lt;RecNum&gt;647&lt;/RecNum&gt;&lt;DisplayText&gt;&lt;style face="superscript"&gt;34&lt;/style&gt;&lt;/DisplayText&gt;&lt;record&gt;&lt;rec-number&gt;647&lt;/rec-number&gt;&lt;foreign-keys&gt;&lt;key app="EN" db-id="efzrvr9xzvsra7e559kxp2wsv9daaaarw52w" timestamp="1537607428"&gt;647&lt;/key&gt;&lt;/foreign-keys&gt;&lt;ref-type name="Journal Article"&gt;17&lt;/ref-type&gt;&lt;contributors&gt;&lt;authors&gt;&lt;author&gt;Akobeng, A. K.&lt;/author&gt;&lt;/authors&gt;&lt;/contributors&gt;&lt;auth-address&gt;Sidra Medical and Research Centre, Doha, Qatar.&amp;#xD;Royal Manchester Children&amp;apos;s Hospital, Manchester Academic Health Science Centre, University of Manchester, Manchester, UK.&lt;/auth-address&gt;&lt;titles&gt;&lt;title&gt;Understanding type I and type II errors, statistical power and sample size&lt;/title&gt;&lt;secondary-title&gt;Acta Paediatr&lt;/secondary-title&gt;&lt;alt-title&gt;Acta paediatrica (Oslo, Norway : 1992)&lt;/alt-title&gt;&lt;/titles&gt;&lt;periodical&gt;&lt;full-title&gt;Acta Paediatrica&lt;/full-title&gt;&lt;abbr-1&gt;Acta Paediatr.&lt;/abbr-1&gt;&lt;abbr-2&gt;Acta Paediatr&lt;/abbr-2&gt;&lt;/periodical&gt;&lt;pages&gt;605-9&lt;/pages&gt;&lt;volume&gt;105&lt;/volume&gt;&lt;number&gt;6&lt;/number&gt;&lt;edition&gt;2016/03/05&lt;/edition&gt;&lt;keywords&gt;&lt;keyword&gt;Sample Size&lt;/keyword&gt;&lt;keyword&gt;*Statistics as Topic&lt;/keyword&gt;&lt;keyword&gt;Power&lt;/keyword&gt;&lt;keyword&gt;Type I error&lt;/keyword&gt;&lt;keyword&gt;Type II error&lt;/keyword&gt;&lt;/keywords&gt;&lt;dates&gt;&lt;year&gt;2016&lt;/year&gt;&lt;pub-dates&gt;&lt;date&gt;Jun&lt;/date&gt;&lt;/pub-dates&gt;&lt;/dates&gt;&lt;isbn&gt;0803-5253&lt;/isbn&gt;&lt;accession-num&gt;26935977&lt;/accession-num&gt;&lt;urls&gt;&lt;/urls&gt;&lt;electronic-resource-num&gt;10.1111/apa.13384&lt;/electronic-resource-num&gt;&lt;remote-database-provider&gt;NLM&lt;/remote-database-provider&gt;&lt;language&gt;eng&lt;/language&gt;&lt;/record&gt;&lt;/Cite&gt;&lt;/EndNote&gt;</w:instrText>
        </w:r>
        <w:r w:rsidR="00CE639D" w:rsidRPr="009A760B">
          <w:fldChar w:fldCharType="separate"/>
        </w:r>
        <w:r w:rsidR="00CE639D" w:rsidRPr="00CE639D">
          <w:rPr>
            <w:noProof/>
            <w:vertAlign w:val="superscript"/>
          </w:rPr>
          <w:t>34</w:t>
        </w:r>
        <w:r w:rsidR="00CE639D" w:rsidRPr="009A760B">
          <w:fldChar w:fldCharType="end"/>
        </w:r>
      </w:hyperlink>
      <w:r>
        <w:t xml:space="preserve"> correlates least with baseline AHI</w:t>
      </w:r>
      <w:hyperlink w:anchor="_ENREF_35" w:tooltip="Zhang, 2014 #649" w:history="1">
        <w:r w:rsidR="00CE639D" w:rsidRPr="009A760B">
          <w:fldChar w:fldCharType="begin">
            <w:fldData xml:space="preserve">PEVuZE5vdGU+PENpdGU+PEF1dGhvcj5aaGFuZzwvQXV0aG9yPjxZZWFyPjIwMTQ8L1llYXI+PFJl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</w:fldData>
          </w:fldChar>
        </w:r>
        <w:r w:rsidR="00CE639D">
          <w:instrText xml:space="preserve"> ADDIN EN.CITE </w:instrText>
        </w:r>
        <w:r w:rsidR="00CE639D">
          <w:fldChar w:fldCharType="begin">
            <w:fldData xml:space="preserve">PEVuZE5vdGU+PENpdGU+PEF1dGhvcj5aaGFuZzwvQXV0aG9yPjxZZWFyPjIwMTQ8L1llYXI+PFJl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</w:fldData>
          </w:fldChar>
        </w:r>
        <w:r w:rsidR="00CE639D">
          <w:instrText xml:space="preserve"> ADDIN EN.CITE.DATA </w:instrText>
        </w:r>
        <w:r w:rsidR="00CE639D">
          <w:fldChar w:fldCharType="end"/>
        </w:r>
        <w:r w:rsidR="00CE639D" w:rsidRPr="009A760B">
          <w:fldChar w:fldCharType="separate"/>
        </w:r>
        <w:r w:rsidR="00CE639D" w:rsidRPr="00CE639D">
          <w:rPr>
            <w:noProof/>
            <w:vertAlign w:val="superscript"/>
          </w:rPr>
          <w:t>35</w:t>
        </w:r>
        <w:r w:rsidR="00CE639D" w:rsidRPr="009A760B">
          <w:fldChar w:fldCharType="end"/>
        </w:r>
      </w:hyperlink>
      <w:r>
        <w:t xml:space="preserve">). </w:t>
      </w:r>
      <w:commentRangeEnd w:id="622"/>
      <w:r w:rsidR="00C031B3">
        <w:rPr>
          <w:rStyle w:val="CommentReference"/>
          <w:szCs w:val="20"/>
          <w:lang w:val="x-none"/>
        </w:rPr>
        <w:commentReference w:id="622"/>
      </w:r>
    </w:p>
    <w:p w14:paraId="4C0FBD94" w14:textId="77777777" w:rsidR="005634BD" w:rsidRDefault="005634BD">
      <w:pPr>
        <w:pStyle w:val="Body"/>
        <w:pPrChange w:id="623" w:author="Sands, Scott A.,Ph.D." w:date="2019-06-06T10:04:00Z">
          <w:pPr>
            <w:pStyle w:val="Heading2"/>
          </w:pPr>
        </w:pPrChange>
      </w:pPr>
    </w:p>
    <w:p w14:paraId="0A591F3F" w14:textId="10AA800F" w:rsidR="0014615E" w:rsidRDefault="00AA2C0B" w:rsidP="00892B68">
      <w:pPr>
        <w:pStyle w:val="Heading2"/>
      </w:pPr>
      <w:proofErr w:type="spellStart"/>
      <w:r>
        <w:t>Endotypic</w:t>
      </w:r>
      <w:proofErr w:type="spellEnd"/>
      <w:r>
        <w:t xml:space="preserve"> Trait Analysis</w:t>
      </w:r>
    </w:p>
    <w:p w14:paraId="40577733" w14:textId="42F24DCC" w:rsidR="009162F1" w:rsidRDefault="00514915" w:rsidP="00077460">
      <w:pPr>
        <w:pStyle w:val="Body"/>
        <w:spacing w:line="480" w:lineRule="auto"/>
      </w:pPr>
      <w:r w:rsidRPr="007C123A">
        <w:rPr>
          <w:b/>
          <w:i/>
        </w:rPr>
        <w:t>Raw data</w:t>
      </w:r>
      <w:r w:rsidRPr="006338A1">
        <w:rPr>
          <w:b/>
          <w:i/>
        </w:rPr>
        <w:t>.</w:t>
      </w:r>
      <w:r w:rsidRPr="00514915">
        <w:rPr>
          <w:i/>
        </w:rPr>
        <w:t xml:space="preserve"> </w:t>
      </w:r>
      <w:r w:rsidR="00AA2C0B">
        <w:t xml:space="preserve">We identified 94 patients </w:t>
      </w:r>
      <w:r w:rsidR="00821D29">
        <w:t xml:space="preserve">who met our pre-specified </w:t>
      </w:r>
      <w:r w:rsidR="00AA2C0B">
        <w:t>eligib</w:t>
      </w:r>
      <w:r w:rsidR="00821D29">
        <w:t>ility criteria</w:t>
      </w:r>
      <w:r w:rsidR="00AA2C0B">
        <w:t xml:space="preserve"> for analysis (</w:t>
      </w:r>
      <w:r w:rsidR="009C0B4F">
        <w:t>N=</w:t>
      </w:r>
      <w:r w:rsidR="00322EEF">
        <w:t xml:space="preserve">50 </w:t>
      </w:r>
      <w:r w:rsidR="009C0B4F">
        <w:t>excluded for</w:t>
      </w:r>
      <w:r w:rsidR="00AA2C0B">
        <w:t xml:space="preserve"> AHI</w:t>
      </w:r>
      <w:r w:rsidR="001F6DAE">
        <w:t xml:space="preserve"> </w:t>
      </w:r>
      <w:r w:rsidR="00AA2C0B">
        <w:t>&lt;20</w:t>
      </w:r>
      <w:r w:rsidR="001F6DAE">
        <w:t xml:space="preserve"> events/</w:t>
      </w:r>
      <w:proofErr w:type="spellStart"/>
      <w:r w:rsidR="001F6DAE">
        <w:t>hr</w:t>
      </w:r>
      <w:proofErr w:type="spellEnd"/>
      <w:r w:rsidR="00AA2C0B">
        <w:t>).</w:t>
      </w:r>
      <w:r w:rsidR="00CB0B4B">
        <w:t xml:space="preserve"> To optimize automated analyses,</w:t>
      </w:r>
      <w:r w:rsidR="00AA2C0B">
        <w:t xml:space="preserve"> </w:t>
      </w:r>
      <w:r w:rsidR="001671D2" w:rsidRPr="00D1441A">
        <w:t xml:space="preserve">a </w:t>
      </w:r>
      <w:r w:rsidR="00BE385F">
        <w:t>thorough</w:t>
      </w:r>
      <w:r w:rsidR="001671D2" w:rsidRPr="00D1441A">
        <w:t xml:space="preserve"> manual check of cortical arousal </w:t>
      </w:r>
      <w:r w:rsidR="00CB0B4B">
        <w:t>onset</w:t>
      </w:r>
      <w:r w:rsidR="00CB0B4B" w:rsidRPr="00D1441A">
        <w:t xml:space="preserve"> </w:t>
      </w:r>
      <w:r w:rsidR="001671D2" w:rsidRPr="00D1441A">
        <w:t xml:space="preserve">and end times </w:t>
      </w:r>
      <w:r w:rsidR="00CB0B4B">
        <w:t xml:space="preserve">was </w:t>
      </w:r>
      <w:r w:rsidR="00CB0B4B" w:rsidRPr="00D1441A">
        <w:t xml:space="preserve">performed </w:t>
      </w:r>
      <w:r w:rsidR="00CB0B4B">
        <w:t xml:space="preserve">for </w:t>
      </w:r>
      <w:r w:rsidR="001671D2" w:rsidRPr="00D1441A">
        <w:t xml:space="preserve">baseline </w:t>
      </w:r>
      <w:r w:rsidR="00CB0B4B">
        <w:t>polysomnography</w:t>
      </w:r>
      <w:ins w:id="624" w:author="Peter Cistulli" w:date="2019-05-23T15:15:00Z">
        <w:r w:rsidR="00C031B3">
          <w:t xml:space="preserve"> by 3 experienced scorers</w:t>
        </w:r>
      </w:ins>
      <w:r w:rsidR="001F6DAE">
        <w:t>.</w:t>
      </w:r>
      <w:r w:rsidR="001671D2" w:rsidRPr="00D1441A">
        <w:t xml:space="preserve"> </w:t>
      </w:r>
      <w:r w:rsidR="001F6DAE">
        <w:t>A</w:t>
      </w:r>
      <w:r w:rsidR="001671D2" w:rsidRPr="00D1441A">
        <w:t xml:space="preserve">djustment of arousal timing </w:t>
      </w:r>
      <w:r w:rsidR="00245FEC">
        <w:t xml:space="preserve">(if required) </w:t>
      </w:r>
      <w:r w:rsidR="001671D2" w:rsidRPr="00D1441A">
        <w:t xml:space="preserve">was performed blinded to treatment outcome. </w:t>
      </w:r>
      <w:r>
        <w:t>Raw data and accompanying annotations (staging, arousals</w:t>
      </w:r>
      <w:r w:rsidR="00012E7B">
        <w:t xml:space="preserve"> and</w:t>
      </w:r>
      <w:r>
        <w:t xml:space="preserve"> respiratory events) were exported for each patient. </w:t>
      </w:r>
      <w:r w:rsidR="008244CC">
        <w:t xml:space="preserve">Data from one </w:t>
      </w:r>
      <w:r w:rsidR="00864D6B">
        <w:t>participant</w:t>
      </w:r>
      <w:r w:rsidR="009C0B4F">
        <w:t xml:space="preserve"> w</w:t>
      </w:r>
      <w:r w:rsidR="007847B9">
        <w:t>ere</w:t>
      </w:r>
      <w:r w:rsidR="009C0B4F">
        <w:t xml:space="preserve"> excluded due to </w:t>
      </w:r>
      <w:r w:rsidR="005634BD">
        <w:t>poor</w:t>
      </w:r>
      <w:r>
        <w:t xml:space="preserve"> nasal pressure signal</w:t>
      </w:r>
      <w:r w:rsidR="009C0B4F">
        <w:t xml:space="preserve"> </w:t>
      </w:r>
      <w:r w:rsidR="00247C82">
        <w:t xml:space="preserve">(automated quality control algorithm, verified visually) </w:t>
      </w:r>
      <w:r w:rsidR="009C0B4F">
        <w:t xml:space="preserve">leaving 93 </w:t>
      </w:r>
      <w:r w:rsidR="009C0B4F">
        <w:lastRenderedPageBreak/>
        <w:t>for analysis</w:t>
      </w:r>
      <w:r>
        <w:t xml:space="preserve">. Analysis </w:t>
      </w:r>
      <w:r w:rsidR="00257365">
        <w:t xml:space="preserve">of the traits </w:t>
      </w:r>
      <w:r>
        <w:t>was restricted to non-REM sleep for consistency with previous validation studies</w:t>
      </w:r>
      <w:r w:rsidR="005634BD">
        <w:t xml:space="preserve"> </w:t>
      </w:r>
      <w:r w:rsidR="00E26A33">
        <w:t xml:space="preserve">using </w:t>
      </w:r>
      <w:r w:rsidR="001247F3">
        <w:t>our methods</w:t>
      </w:r>
      <w:del w:id="625" w:author="Sands, Scott A.,Ph.D." w:date="2019-06-06T14:30:00Z">
        <w:r w:rsidR="007847B9" w:rsidDel="00E05C69">
          <w:delText>, and to avoid the influence of night-to-night variability in REM duration on the measurements</w:delText>
        </w:r>
        <w:r w:rsidR="00864D6B" w:rsidDel="00E05C69">
          <w:delText>.</w:delText>
        </w:r>
      </w:del>
      <w:hyperlink w:anchor="_ENREF_26" w:tooltip="Terrill, 2015 #577" w:history="1">
        <w:r w:rsidR="00CE639D" w:rsidRPr="009A760B">
          <w:rPr>
            <w:vertAlign w:val="superscript"/>
          </w:rPr>
          <w:fldChar w:fldCharType="begin">
            <w:fldData xml:space="preserve">PEVuZE5vdGU+PENpdGU+PEF1dGhvcj5UZXJyaWxsPC9BdXRob3I+PFllYXI+MjAxNTwvWWVhcj48
UmVjTnVtPjU3NzwvUmVjTnVtPjxEaXNwbGF5VGV4dD48c3R5bGUgZmFjZT0ic3VwZXJzY3JpcHQi
PjI2LTI4PC9zdHlsZT48L0Rpc3BsYXlUZXh0PjxyZWNvcmQ+PHJlYy1udW1iZXI+NTc3PC9yZWMt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ZWFyPjxSZWNOdW0+NjEzPC9SZWNOdW0+PHJlY29yZD48cmVjLW51bWJlcj42MTM8L3JlYy1udW1i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==
</w:fldData>
          </w:fldChar>
        </w:r>
        <w:r w:rsidR="00CE639D" w:rsidRPr="009A760B">
          <w:rPr>
            <w:vertAlign w:val="superscript"/>
          </w:rPr>
          <w:instrText xml:space="preserve"> ADDIN EN.CITE </w:instrText>
        </w:r>
        <w:r w:rsidR="00CE639D" w:rsidRPr="009A760B">
          <w:rPr>
            <w:vertAlign w:val="superscript"/>
          </w:rPr>
          <w:fldChar w:fldCharType="begin">
            <w:fldData xml:space="preserve">PEVuZE5vdGU+PENpdGU+PEF1dGhvcj5UZXJyaWxsPC9BdXRob3I+PFllYXI+MjAxNTwvWWVhcj48
UmVjTnVtPjU3NzwvUmVjTnVtPjxEaXNwbGF5VGV4dD48c3R5bGUgZmFjZT0ic3VwZXJzY3JpcHQi
PjI2LTI4PC9zdHlsZT48L0Rpc3BsYXlUZXh0PjxyZWNvcmQ+PHJlYy1udW1iZXI+NTc3PC9yZWMt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ZWFyPjxSZWNOdW0+NjEzPC9SZWNOdW0+PHJlY29yZD48cmVjLW51bWJlcj42MTM8L3JlYy1udW1i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==
</w:fldData>
          </w:fldChar>
        </w:r>
        <w:r w:rsidR="00CE639D" w:rsidRPr="009A760B">
          <w:rPr>
            <w:vertAlign w:val="superscript"/>
          </w:rPr>
          <w:instrText xml:space="preserve"> ADDIN EN.CITE.DATA </w:instrText>
        </w:r>
        <w:r w:rsidR="00CE639D" w:rsidRPr="009A760B">
          <w:rPr>
            <w:vertAlign w:val="superscript"/>
          </w:rPr>
        </w:r>
        <w:r w:rsidR="00CE639D" w:rsidRPr="009A760B">
          <w:rPr>
            <w:vertAlign w:val="superscript"/>
          </w:rPr>
          <w:fldChar w:fldCharType="end"/>
        </w:r>
        <w:r w:rsidR="00CE639D" w:rsidRPr="009A760B">
          <w:rPr>
            <w:vertAlign w:val="superscript"/>
          </w:rPr>
        </w:r>
        <w:r w:rsidR="00CE639D" w:rsidRPr="009A760B">
          <w:rPr>
            <w:vertAlign w:val="superscript"/>
          </w:rPr>
          <w:fldChar w:fldCharType="separate"/>
        </w:r>
        <w:r w:rsidR="00CE639D" w:rsidRPr="009A760B">
          <w:rPr>
            <w:noProof/>
            <w:vertAlign w:val="superscript"/>
          </w:rPr>
          <w:t>26-28</w:t>
        </w:r>
        <w:r w:rsidR="00CE639D" w:rsidRPr="009A760B">
          <w:rPr>
            <w:vertAlign w:val="superscript"/>
          </w:rPr>
          <w:fldChar w:fldCharType="end"/>
        </w:r>
      </w:hyperlink>
      <w:r w:rsidR="00257365">
        <w:t xml:space="preserve"> </w:t>
      </w:r>
      <w:r>
        <w:t>Data from supine and lateral positions were pooled given the interest in predicting changes in the total AHI with treatment</w:t>
      </w:r>
      <w:r w:rsidR="005634BD">
        <w:t>,</w:t>
      </w:r>
      <w:r>
        <w:t xml:space="preserve"> regardless of position. </w:t>
      </w:r>
    </w:p>
    <w:p w14:paraId="108476CB" w14:textId="61D7B76D" w:rsidR="005634BD" w:rsidRPr="00881928" w:rsidRDefault="00F644D2" w:rsidP="007C123A">
      <w:pPr>
        <w:pStyle w:val="Body"/>
        <w:spacing w:line="480" w:lineRule="auto"/>
      </w:pPr>
      <w:r w:rsidRPr="006338A1">
        <w:rPr>
          <w:b/>
          <w:i/>
        </w:rPr>
        <w:t xml:space="preserve">Quantifying </w:t>
      </w:r>
      <w:r w:rsidR="00514915" w:rsidRPr="006338A1">
        <w:rPr>
          <w:b/>
          <w:i/>
        </w:rPr>
        <w:t xml:space="preserve">OSA </w:t>
      </w:r>
      <w:proofErr w:type="spellStart"/>
      <w:r w:rsidR="001671D2">
        <w:rPr>
          <w:b/>
          <w:i/>
        </w:rPr>
        <w:t>endotypic</w:t>
      </w:r>
      <w:proofErr w:type="spellEnd"/>
      <w:r w:rsidR="001671D2">
        <w:rPr>
          <w:b/>
          <w:i/>
        </w:rPr>
        <w:t xml:space="preserve"> </w:t>
      </w:r>
      <w:r w:rsidR="00514915" w:rsidRPr="006338A1">
        <w:rPr>
          <w:b/>
          <w:i/>
        </w:rPr>
        <w:t>traits.</w:t>
      </w:r>
      <w:r w:rsidR="007C123A">
        <w:rPr>
          <w:b/>
          <w:i/>
        </w:rPr>
        <w:t xml:space="preserve"> </w:t>
      </w:r>
      <w:r w:rsidR="00D12739">
        <w:t>These</w:t>
      </w:r>
      <w:r w:rsidR="00514915">
        <w:t xml:space="preserve"> methods </w:t>
      </w:r>
      <w:r w:rsidR="000C5C42">
        <w:t xml:space="preserve">have been </w:t>
      </w:r>
      <w:r w:rsidR="00196A1D">
        <w:t xml:space="preserve">described </w:t>
      </w:r>
      <w:r w:rsidR="00D12739">
        <w:t xml:space="preserve">in detail </w:t>
      </w:r>
      <w:r w:rsidR="00196A1D">
        <w:t>previously</w:t>
      </w:r>
      <w:r w:rsidR="00864D6B">
        <w:t>.</w:t>
      </w:r>
      <w:r w:rsidR="005C2054" w:rsidRPr="005C2054">
        <w:fldChar w:fldCharType="begin">
          <w:fldData xml:space="preserve">PEVuZE5vdGU+PENpdGU+PEF1dGhvcj5UZXJyaWxsPC9BdXRob3I+PFllYXI+MjAxNTwvWWVhcj48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</w:fldData>
        </w:fldChar>
      </w:r>
      <w:r w:rsidR="00CE639D">
        <w:instrText xml:space="preserve"> ADDIN EN.CITE </w:instrText>
      </w:r>
      <w:r w:rsidR="00CE639D">
        <w:fldChar w:fldCharType="begin">
          <w:fldData xml:space="preserve">PEVuZE5vdGU+PENpdGU+PEF1dGhvcj5UZXJyaWxsPC9BdXRob3I+PFllYXI+MjAxNTwvWWVhcj48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</w:fldData>
        </w:fldChar>
      </w:r>
      <w:r w:rsidR="00CE639D">
        <w:instrText xml:space="preserve"> ADDIN EN.CITE.DATA </w:instrText>
      </w:r>
      <w:r w:rsidR="00CE639D">
        <w:fldChar w:fldCharType="end"/>
      </w:r>
      <w:r w:rsidR="005C2054" w:rsidRPr="005C2054">
        <w:fldChar w:fldCharType="separate"/>
      </w:r>
      <w:hyperlink w:anchor="_ENREF_26" w:tooltip="Terrill, 2015 #577" w:history="1">
        <w:r w:rsidR="00CE639D" w:rsidRPr="00CE639D">
          <w:rPr>
            <w:noProof/>
            <w:vertAlign w:val="superscript"/>
          </w:rPr>
          <w:t>26</w:t>
        </w:r>
      </w:hyperlink>
      <w:r w:rsidR="00CE639D" w:rsidRPr="00CE639D">
        <w:rPr>
          <w:noProof/>
          <w:vertAlign w:val="superscript"/>
        </w:rPr>
        <w:t>,</w:t>
      </w:r>
      <w:hyperlink w:anchor="_ENREF_28" w:tooltip="Sands, 2018 #613" w:history="1">
        <w:r w:rsidR="00CE639D" w:rsidRPr="00CE639D">
          <w:rPr>
            <w:noProof/>
            <w:vertAlign w:val="superscript"/>
          </w:rPr>
          <w:t>28</w:t>
        </w:r>
      </w:hyperlink>
      <w:r w:rsidR="00CE639D" w:rsidRPr="00CE639D">
        <w:rPr>
          <w:noProof/>
          <w:vertAlign w:val="superscript"/>
        </w:rPr>
        <w:t>,</w:t>
      </w:r>
      <w:hyperlink w:anchor="_ENREF_36" w:tooltip="Sands, 2018 #3899" w:history="1">
        <w:r w:rsidR="00CE639D" w:rsidRPr="00CE639D">
          <w:rPr>
            <w:noProof/>
            <w:vertAlign w:val="superscript"/>
          </w:rPr>
          <w:t>36</w:t>
        </w:r>
      </w:hyperlink>
      <w:r w:rsidR="00CE639D" w:rsidRPr="00CE639D">
        <w:rPr>
          <w:noProof/>
          <w:vertAlign w:val="superscript"/>
        </w:rPr>
        <w:t>,</w:t>
      </w:r>
      <w:hyperlink w:anchor="_ENREF_37" w:tooltip="Sands, 2018 #3867" w:history="1">
        <w:r w:rsidR="00CE639D" w:rsidRPr="00CE639D">
          <w:rPr>
            <w:noProof/>
            <w:vertAlign w:val="superscript"/>
          </w:rPr>
          <w:t>37</w:t>
        </w:r>
      </w:hyperlink>
      <w:r w:rsidR="005C2054" w:rsidRPr="005C2054">
        <w:fldChar w:fldCharType="end"/>
      </w:r>
      <w:r w:rsidR="00196A1D">
        <w:t xml:space="preserve"> </w:t>
      </w:r>
      <w:ins w:id="626" w:author="Peter Cistulli" w:date="2019-05-23T15:16:00Z">
        <w:r w:rsidR="003B7395">
          <w:t xml:space="preserve">In brief, </w:t>
        </w:r>
      </w:ins>
      <w:del w:id="627" w:author="Peter Cistulli" w:date="2019-05-23T15:16:00Z">
        <w:r w:rsidR="001671D2" w:rsidDel="003B7395">
          <w:delText>E</w:delText>
        </w:r>
        <w:r w:rsidR="000C5C42" w:rsidDel="003B7395">
          <w:delText xml:space="preserve">ach </w:delText>
        </w:r>
      </w:del>
      <w:ins w:id="628" w:author="Peter Cistulli" w:date="2019-05-23T15:16:00Z">
        <w:r w:rsidR="003B7395">
          <w:t xml:space="preserve">each </w:t>
        </w:r>
      </w:ins>
      <w:r w:rsidR="007847B9">
        <w:t xml:space="preserve">diagnostic </w:t>
      </w:r>
      <w:r w:rsidR="00E26A33">
        <w:t>polysomnogra</w:t>
      </w:r>
      <w:r w:rsidR="007847B9">
        <w:t>m</w:t>
      </w:r>
      <w:r w:rsidR="000C5C42">
        <w:t xml:space="preserve"> </w:t>
      </w:r>
      <w:r w:rsidR="005C2054">
        <w:t>was</w:t>
      </w:r>
      <w:r w:rsidR="000C5C42">
        <w:t xml:space="preserve"> </w:t>
      </w:r>
      <w:r w:rsidR="001671D2">
        <w:t xml:space="preserve">automatically </w:t>
      </w:r>
      <w:r w:rsidR="000C5C42">
        <w:t>segmented into</w:t>
      </w:r>
      <w:r w:rsidR="00196A1D">
        <w:t xml:space="preserve"> </w:t>
      </w:r>
      <w:r w:rsidR="00D53CEA">
        <w:t xml:space="preserve">7-min </w:t>
      </w:r>
      <w:r w:rsidR="000C5C42">
        <w:t xml:space="preserve">overlapping </w:t>
      </w:r>
      <w:r w:rsidR="00D53CEA">
        <w:t xml:space="preserve">windows </w:t>
      </w:r>
      <w:r w:rsidR="001671D2">
        <w:t>containing non-R</w:t>
      </w:r>
      <w:r w:rsidR="00D53CEA" w:rsidRPr="00712269">
        <w:t xml:space="preserve">EM sleep. </w:t>
      </w:r>
      <w:r w:rsidR="001671D2">
        <w:t xml:space="preserve">The analyses were performed for </w:t>
      </w:r>
      <w:r w:rsidR="00D53CEA" w:rsidRPr="00712269">
        <w:t>each window</w:t>
      </w:r>
      <w:r w:rsidR="001671D2">
        <w:t xml:space="preserve"> separately and median values across windows were used to represent </w:t>
      </w:r>
      <w:proofErr w:type="gramStart"/>
      <w:r w:rsidR="001671D2">
        <w:t>each individual</w:t>
      </w:r>
      <w:proofErr w:type="gramEnd"/>
      <w:r w:rsidR="001671D2">
        <w:t xml:space="preserve">. First, </w:t>
      </w:r>
      <w:r w:rsidR="000C5C42">
        <w:t>nasa</w:t>
      </w:r>
      <w:r w:rsidR="00322EEF">
        <w:t>l pressure (linearized</w:t>
      </w:r>
      <w:r w:rsidR="005C2054">
        <w:t>, square-root</w:t>
      </w:r>
      <w:r w:rsidR="00322EEF">
        <w:t>) provided</w:t>
      </w:r>
      <w:r w:rsidR="000C5C42">
        <w:t xml:space="preserve"> an uncalibrated breath-to-breath </w:t>
      </w:r>
      <w:r w:rsidR="000C5C42" w:rsidRPr="00BD02A6">
        <w:rPr>
          <w:i/>
          <w:iCs/>
        </w:rPr>
        <w:t xml:space="preserve">ventilation </w:t>
      </w:r>
      <w:r w:rsidR="000C5C42" w:rsidRPr="001671D2">
        <w:rPr>
          <w:iCs/>
        </w:rPr>
        <w:t>signal</w:t>
      </w:r>
      <w:r w:rsidR="000C5C42">
        <w:t xml:space="preserve"> </w:t>
      </w:r>
      <w:r w:rsidR="000C5C42" w:rsidRPr="00712269">
        <w:t>(</w:t>
      </w:r>
      <w:r w:rsidR="000C5C42" w:rsidRPr="003418CD">
        <w:t>volume × rate)</w:t>
      </w:r>
      <w:r w:rsidR="005C2054">
        <w:t>,</w:t>
      </w:r>
      <w:r w:rsidR="000C5C42" w:rsidRPr="003418CD">
        <w:t xml:space="preserve"> calibrated such that the mean </w:t>
      </w:r>
      <w:r w:rsidR="00E26A33">
        <w:t xml:space="preserve">eupneic </w:t>
      </w:r>
      <w:r w:rsidR="005C2054">
        <w:t xml:space="preserve">ventilation for </w:t>
      </w:r>
      <w:r w:rsidR="000C5C42" w:rsidRPr="003418CD">
        <w:t xml:space="preserve">the window </w:t>
      </w:r>
      <w:r w:rsidR="001671D2">
        <w:t xml:space="preserve">being analyzed </w:t>
      </w:r>
      <w:r w:rsidR="000C5C42" w:rsidRPr="003418CD">
        <w:t>= 100%</w:t>
      </w:r>
      <w:r w:rsidR="00864D6B">
        <w:t>.</w:t>
      </w:r>
      <w:hyperlink w:anchor="_ENREF_28" w:tooltip="Sands, 2018 #613" w:history="1">
        <w:r w:rsidR="00CE639D" w:rsidRPr="009A760B">
          <w:fldChar w:fldCharType="begin">
            <w:fldData xml:space="preserve">PEVuZE5vdGU+PENpdGU+PEF1dGhvcj5TYW5kczwvQXV0aG9yPjxZZWFyPjIwMTg8L1llYXI+PFJl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==
</w:fldData>
          </w:fldChar>
        </w:r>
        <w:r w:rsidR="00CE639D" w:rsidRPr="009A760B">
          <w:instrText xml:space="preserve"> ADDIN EN.CITE </w:instrText>
        </w:r>
        <w:r w:rsidR="00CE639D" w:rsidRPr="009A760B">
          <w:fldChar w:fldCharType="begin">
            <w:fldData xml:space="preserve">PEVuZE5vdGU+PENpdGU+PEF1dGhvcj5TYW5kczwvQXV0aG9yPjxZZWFyPjIwMTg8L1llYXI+PFJl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==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28</w:t>
        </w:r>
        <w:r w:rsidR="00CE639D" w:rsidRPr="009A760B">
          <w:fldChar w:fldCharType="end"/>
        </w:r>
      </w:hyperlink>
      <w:r w:rsidR="000C5C42" w:rsidRPr="003418CD">
        <w:t xml:space="preserve"> </w:t>
      </w:r>
      <w:r w:rsidR="006338A1" w:rsidRPr="00BD02A6">
        <w:rPr>
          <w:i/>
          <w:iCs/>
        </w:rPr>
        <w:t>Ventilatory</w:t>
      </w:r>
      <w:r w:rsidR="00830911" w:rsidRPr="007C123A">
        <w:rPr>
          <w:i/>
          <w:iCs/>
        </w:rPr>
        <w:t xml:space="preserve"> drive</w:t>
      </w:r>
      <w:r w:rsidR="00322EEF" w:rsidRPr="003418CD">
        <w:t xml:space="preserve"> </w:t>
      </w:r>
      <w:r w:rsidR="00390918">
        <w:t xml:space="preserve">was defined as the </w:t>
      </w:r>
      <w:r w:rsidR="000C5C42" w:rsidRPr="003418CD">
        <w:t xml:space="preserve">intended ventilation that would be observed if the airway was </w:t>
      </w:r>
      <w:r w:rsidR="00390918">
        <w:t xml:space="preserve">completely </w:t>
      </w:r>
      <w:r w:rsidR="000C5C42" w:rsidRPr="003418CD">
        <w:t>open</w:t>
      </w:r>
      <w:r w:rsidR="00390918">
        <w:t xml:space="preserve"> (i.e. immediately after a scored </w:t>
      </w:r>
      <w:r w:rsidR="001671D2">
        <w:t xml:space="preserve">cortical </w:t>
      </w:r>
      <w:r w:rsidR="00390918">
        <w:t xml:space="preserve">arousal). Ventilatory drive </w:t>
      </w:r>
      <w:r w:rsidR="00322EEF" w:rsidRPr="003418CD">
        <w:t>was</w:t>
      </w:r>
      <w:r w:rsidR="00830911" w:rsidRPr="003418CD">
        <w:t xml:space="preserve"> estimated</w:t>
      </w:r>
      <w:r w:rsidR="00830911">
        <w:t xml:space="preserve"> </w:t>
      </w:r>
      <w:r w:rsidR="000C5C42">
        <w:t xml:space="preserve">by least-squares fitting of a regression model that seeks to predict ventilation </w:t>
      </w:r>
      <w:r w:rsidR="00390918">
        <w:t>(</w:t>
      </w:r>
      <w:r w:rsidR="001F6FB8">
        <w:t xml:space="preserve">i.e. </w:t>
      </w:r>
      <w:r w:rsidR="007847B9">
        <w:t xml:space="preserve">overshoot </w:t>
      </w:r>
      <w:r w:rsidR="000C5C42">
        <w:t xml:space="preserve">between </w:t>
      </w:r>
      <w:r w:rsidR="001F6FB8">
        <w:t xml:space="preserve">obstructive </w:t>
      </w:r>
      <w:r w:rsidR="000C5C42">
        <w:t>events) based on previous values of ventilation. Th</w:t>
      </w:r>
      <w:r w:rsidR="00881928">
        <w:t>is chemoreflex</w:t>
      </w:r>
      <w:r w:rsidR="000C5C42">
        <w:t xml:space="preserve"> model is physiologically constrained such that 3 </w:t>
      </w:r>
      <w:r w:rsidR="006338A1">
        <w:t xml:space="preserve">key </w:t>
      </w:r>
      <w:r w:rsidR="000C5C42">
        <w:t>parameters are identified (</w:t>
      </w:r>
      <w:r w:rsidR="001F6FB8">
        <w:t>gain</w:t>
      </w:r>
      <w:r w:rsidR="001671D2">
        <w:t>,</w:t>
      </w:r>
      <w:r w:rsidR="001F6FB8">
        <w:t xml:space="preserve"> </w:t>
      </w:r>
      <w:r w:rsidR="000C5C42">
        <w:t>time-constant</w:t>
      </w:r>
      <w:r w:rsidR="00012E7B">
        <w:t xml:space="preserve"> and</w:t>
      </w:r>
      <w:r w:rsidR="001671D2">
        <w:t xml:space="preserve"> delay</w:t>
      </w:r>
      <w:hyperlink w:anchor="_ENREF_26" w:tooltip="Terrill, 2015 #577" w:history="1">
        <w:r w:rsidR="00CE639D" w:rsidRPr="009A760B">
          <w:fldChar w:fldCharType="begin">
            <w:fldData xml:space="preserve">PEVuZE5vdGU+PENpdGU+PEF1dGhvcj5UZXJyaWxsPC9BdXRob3I+PFllYXI+MjAxNTwvWWVhcj48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</w:fldData>
          </w:fldChar>
        </w:r>
        <w:r w:rsidR="00CE639D" w:rsidRPr="009A760B">
          <w:instrText xml:space="preserve"> ADDIN EN.CITE </w:instrText>
        </w:r>
        <w:r w:rsidR="00CE639D" w:rsidRPr="009A760B">
          <w:fldChar w:fldCharType="begin">
            <w:fldData xml:space="preserve">PEVuZE5vdGU+PENpdGU+PEF1dGhvcj5UZXJyaWxsPC9BdXRob3I+PFllYXI+MjAxNTwvWWVhcj48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</w:fldData>
          </w:fldChar>
        </w:r>
        <w:r w:rsidR="00CE639D" w:rsidRPr="009A760B">
          <w:instrText xml:space="preserve"> ADDIN EN.CITE.DATA </w:instrText>
        </w:r>
        <w:r w:rsidR="00CE639D" w:rsidRPr="009A760B">
          <w:fldChar w:fldCharType="end"/>
        </w:r>
        <w:r w:rsidR="00CE639D" w:rsidRPr="009A760B">
          <w:fldChar w:fldCharType="separate"/>
        </w:r>
        <w:r w:rsidR="00CE639D" w:rsidRPr="009A760B">
          <w:rPr>
            <w:noProof/>
            <w:vertAlign w:val="superscript"/>
          </w:rPr>
          <w:t>26</w:t>
        </w:r>
        <w:r w:rsidR="00CE639D" w:rsidRPr="009A760B">
          <w:fldChar w:fldCharType="end"/>
        </w:r>
      </w:hyperlink>
      <w:r w:rsidR="000C5C42">
        <w:t>)</w:t>
      </w:r>
      <w:r w:rsidR="003418CD">
        <w:t>. These</w:t>
      </w:r>
      <w:r w:rsidR="006338A1">
        <w:t xml:space="preserve"> parameters </w:t>
      </w:r>
      <w:r w:rsidR="00390918">
        <w:t>were</w:t>
      </w:r>
      <w:r w:rsidR="006338A1">
        <w:t xml:space="preserve"> used to </w:t>
      </w:r>
      <w:r w:rsidR="007847B9">
        <w:t>calculate</w:t>
      </w:r>
      <w:r w:rsidR="006338A1">
        <w:t xml:space="preserve"> the </w:t>
      </w:r>
      <w:r w:rsidR="006338A1" w:rsidRPr="007847B9">
        <w:rPr>
          <w:i/>
          <w:iCs/>
        </w:rPr>
        <w:t>loop gain</w:t>
      </w:r>
      <w:r w:rsidR="006338A1">
        <w:t xml:space="preserve"> (</w:t>
      </w:r>
      <w:proofErr w:type="spellStart"/>
      <w:r w:rsidR="00DA54C7">
        <w:t>LGn</w:t>
      </w:r>
      <w:proofErr w:type="spellEnd"/>
      <w:r w:rsidR="00DA54C7">
        <w:t xml:space="preserve">, </w:t>
      </w:r>
      <w:r w:rsidR="006338A1">
        <w:t>ventilatory drive response to a</w:t>
      </w:r>
      <w:r w:rsidR="007847B9">
        <w:t>n oscillatory</w:t>
      </w:r>
      <w:r w:rsidR="006338A1">
        <w:t xml:space="preserve"> disturbance</w:t>
      </w:r>
      <w:r w:rsidR="00DA54C7">
        <w:t xml:space="preserve"> at the natural frequency, which captures the combined influence of chemoreflex sensitivity, plant gain, and circulatory delay;</w:t>
      </w:r>
      <w:r w:rsidR="00DA54C7" w:rsidRPr="00DA54C7">
        <w:t xml:space="preserve"> </w:t>
      </w:r>
      <w:r w:rsidR="00DA54C7">
        <w:t xml:space="preserve">a value of 1 would predict central sleep </w:t>
      </w:r>
      <w:proofErr w:type="spellStart"/>
      <w:r w:rsidR="00DA54C7">
        <w:t>apnoea</w:t>
      </w:r>
      <w:proofErr w:type="spellEnd"/>
      <w:r w:rsidR="006338A1">
        <w:t>)</w:t>
      </w:r>
      <w:r w:rsidR="00DA54C7">
        <w:t>.</w:t>
      </w:r>
      <w:r w:rsidR="0037582B" w:rsidRPr="00CF2CD8">
        <w:fldChar w:fldCharType="begin">
          <w:fldData xml:space="preserve">PEVuZE5vdGU+PENpdGU+PEF1dGhvcj5UZXJyaWxsPC9BdXRob3I+PFllYXI+MjAxNTwvWWVhcj48
UmVjTnVtPjU3NzwvUmVjTnVtPjxEaXNwbGF5VGV4dD48c3R5bGUgZmFjZT0ic3VwZXJzY3JpcHQi
PjI2LDM2PC9zdHlsZT48L0Rpc3BsYXlUZXh0PjxyZWNvcmQ+PHJlYy1udW1iZXI+NTc3PC9yZWMt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ZWFyPjxSZWNOdW0+Mzg5OTwvUmVjTnVtPjxyZWNvcmQ+PHJlYy1udW1iZXI+Mzg5OTwvcmVjLW51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</w:fldData>
        </w:fldChar>
      </w:r>
      <w:r w:rsidR="00CE639D">
        <w:instrText xml:space="preserve"> ADDIN EN.CITE </w:instrText>
      </w:r>
      <w:r w:rsidR="00CE639D">
        <w:fldChar w:fldCharType="begin">
          <w:fldData xml:space="preserve">PEVuZE5vdGU+PENpdGU+PEF1dGhvcj5UZXJyaWxsPC9BdXRob3I+PFllYXI+MjAxNTwvWWVhcj48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</w:fldData>
        </w:fldChar>
      </w:r>
      <w:r w:rsidR="00CE639D">
        <w:instrText xml:space="preserve"> ADDIN EN.CITE.DATA </w:instrText>
      </w:r>
      <w:r w:rsidR="00CE639D">
        <w:fldChar w:fldCharType="end"/>
      </w:r>
      <w:r w:rsidR="0037582B" w:rsidRPr="00CF2CD8">
        <w:fldChar w:fldCharType="separate"/>
      </w:r>
      <w:hyperlink w:anchor="_ENREF_26" w:tooltip="Terrill, 2015 #577" w:history="1">
        <w:r w:rsidR="00CE639D" w:rsidRPr="00CE639D">
          <w:rPr>
            <w:noProof/>
            <w:vertAlign w:val="superscript"/>
          </w:rPr>
          <w:t>26</w:t>
        </w:r>
      </w:hyperlink>
      <w:r w:rsidR="00CE639D" w:rsidRPr="00CE639D">
        <w:rPr>
          <w:noProof/>
          <w:vertAlign w:val="superscript"/>
        </w:rPr>
        <w:t>,</w:t>
      </w:r>
      <w:hyperlink w:anchor="_ENREF_36" w:tooltip="Sands, 2018 #3899" w:history="1">
        <w:r w:rsidR="00CE639D" w:rsidRPr="00CE639D">
          <w:rPr>
            <w:noProof/>
            <w:vertAlign w:val="superscript"/>
          </w:rPr>
          <w:t>36</w:t>
        </w:r>
      </w:hyperlink>
      <w:r w:rsidR="0037582B" w:rsidRPr="00CF2CD8">
        <w:fldChar w:fldCharType="end"/>
      </w:r>
      <w:hyperlink w:anchor="_ENREF_36" w:tooltip="Sands, 2018 #3899" w:history="1"/>
      <w:r w:rsidR="006338A1">
        <w:t xml:space="preserve"> </w:t>
      </w:r>
      <w:r w:rsidR="001671D2">
        <w:t>The v</w:t>
      </w:r>
      <w:r w:rsidR="000C5C42" w:rsidRPr="001671D2">
        <w:rPr>
          <w:iCs/>
        </w:rPr>
        <w:t>entilatory</w:t>
      </w:r>
      <w:r w:rsidR="000C5C42" w:rsidRPr="00881928">
        <w:rPr>
          <w:i/>
          <w:iCs/>
        </w:rPr>
        <w:t xml:space="preserve"> response to arousal</w:t>
      </w:r>
      <w:r w:rsidR="0030617E" w:rsidRPr="00881928">
        <w:t xml:space="preserve"> </w:t>
      </w:r>
      <w:r w:rsidR="00C3191B" w:rsidRPr="00881928">
        <w:t>(</w:t>
      </w:r>
      <w:r w:rsidR="00881928">
        <w:t xml:space="preserve">additional </w:t>
      </w:r>
      <w:r w:rsidR="0030617E" w:rsidRPr="00881928">
        <w:t xml:space="preserve">ventilatory drive </w:t>
      </w:r>
      <w:r w:rsidR="00C3191B" w:rsidRPr="00881928">
        <w:t xml:space="preserve">response </w:t>
      </w:r>
      <w:r w:rsidR="0030617E" w:rsidRPr="00881928">
        <w:t>that accompanies arousal</w:t>
      </w:r>
      <w:r w:rsidR="00701988" w:rsidRPr="00881928">
        <w:t>,</w:t>
      </w:r>
      <w:r w:rsidR="00C3191B" w:rsidRPr="00881928">
        <w:t xml:space="preserve"> </w:t>
      </w:r>
      <w:r w:rsidR="0030617E" w:rsidRPr="00881928">
        <w:t xml:space="preserve">independent of </w:t>
      </w:r>
      <w:r w:rsidR="00881928">
        <w:t>the chemoreflex contribution</w:t>
      </w:r>
      <w:r w:rsidR="0030617E" w:rsidRPr="00881928">
        <w:t xml:space="preserve">) </w:t>
      </w:r>
      <w:r w:rsidR="006338A1" w:rsidRPr="00881928">
        <w:t>was</w:t>
      </w:r>
      <w:r w:rsidR="000C5C42" w:rsidRPr="00881928">
        <w:t xml:space="preserve"> found by including the presence of a scored EEG arousal on any breath as a covariate.</w:t>
      </w:r>
      <w:r w:rsidR="006338A1" w:rsidRPr="00881928">
        <w:t xml:space="preserve"> The </w:t>
      </w:r>
      <w:r w:rsidR="006338A1" w:rsidRPr="00881928">
        <w:rPr>
          <w:i/>
          <w:iCs/>
        </w:rPr>
        <w:t>arousal threshold</w:t>
      </w:r>
      <w:r w:rsidR="006338A1" w:rsidRPr="00881928">
        <w:t xml:space="preserve"> was calculated as the mean ventilatory drive on the breath immediately preceding scored arousals</w:t>
      </w:r>
      <w:r w:rsidR="00CA1F24" w:rsidRPr="00881928">
        <w:t>.</w:t>
      </w:r>
      <w:hyperlink w:anchor="_ENREF_28" w:tooltip="Sands, 2018 #613" w:history="1">
        <w:r w:rsidR="00CE639D" w:rsidRPr="009A760B">
          <w:rPr>
            <w:vertAlign w:val="superscript"/>
          </w:rPr>
          <w:fldChar w:fldCharType="begin">
            <w:fldData xml:space="preserve">PEVuZE5vdGU+PENpdGU+PEF1dGhvcj5TYW5kczwvQXV0aG9yPjxZZWFyPjIwMTg8L1llYXI+PFJl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==
</w:fldData>
          </w:fldChar>
        </w:r>
        <w:r w:rsidR="00CE639D" w:rsidRPr="009A760B">
          <w:rPr>
            <w:vertAlign w:val="superscript"/>
          </w:rPr>
          <w:instrText xml:space="preserve"> ADDIN EN.CITE </w:instrText>
        </w:r>
        <w:r w:rsidR="00CE639D" w:rsidRPr="009A760B">
          <w:rPr>
            <w:vertAlign w:val="superscript"/>
          </w:rPr>
          <w:fldChar w:fldCharType="begin">
            <w:fldData xml:space="preserve">PEVuZE5vdGU+PENpdGU+PEF1dGhvcj5TYW5kczwvQXV0aG9yPjxZZWFyPjIwMTg8L1llYXI+PFJl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==
</w:fldData>
          </w:fldChar>
        </w:r>
        <w:r w:rsidR="00CE639D" w:rsidRPr="009A760B">
          <w:rPr>
            <w:vertAlign w:val="superscript"/>
          </w:rPr>
          <w:instrText xml:space="preserve"> ADDIN EN.CITE.DATA </w:instrText>
        </w:r>
        <w:r w:rsidR="00CE639D" w:rsidRPr="009A760B">
          <w:rPr>
            <w:vertAlign w:val="superscript"/>
          </w:rPr>
        </w:r>
        <w:r w:rsidR="00CE639D" w:rsidRPr="009A760B">
          <w:rPr>
            <w:vertAlign w:val="superscript"/>
          </w:rPr>
          <w:fldChar w:fldCharType="end"/>
        </w:r>
        <w:r w:rsidR="00CE639D" w:rsidRPr="009A760B">
          <w:rPr>
            <w:vertAlign w:val="superscript"/>
          </w:rPr>
        </w:r>
        <w:r w:rsidR="00CE639D" w:rsidRPr="009A760B">
          <w:rPr>
            <w:vertAlign w:val="superscript"/>
          </w:rPr>
          <w:fldChar w:fldCharType="separate"/>
        </w:r>
        <w:r w:rsidR="00CE639D" w:rsidRPr="009A760B">
          <w:rPr>
            <w:noProof/>
            <w:vertAlign w:val="superscript"/>
          </w:rPr>
          <w:t>28</w:t>
        </w:r>
        <w:r w:rsidR="00CE639D" w:rsidRPr="009A760B">
          <w:rPr>
            <w:vertAlign w:val="superscript"/>
          </w:rPr>
          <w:fldChar w:fldCharType="end"/>
        </w:r>
      </w:hyperlink>
    </w:p>
    <w:p w14:paraId="12457216" w14:textId="2A95D5D2" w:rsidR="00FA5718" w:rsidRPr="00881928" w:rsidRDefault="006338A1" w:rsidP="00732198">
      <w:pPr>
        <w:pStyle w:val="Body"/>
        <w:spacing w:line="480" w:lineRule="auto"/>
        <w:ind w:firstLine="720"/>
      </w:pPr>
      <w:r>
        <w:t xml:space="preserve">To calculate collapsibility and muscle compensation, an overnight </w:t>
      </w:r>
      <w:r w:rsidR="000641B2">
        <w:t>endot</w:t>
      </w:r>
      <w:r w:rsidR="005C4B17">
        <w:t>ype</w:t>
      </w:r>
      <w:r w:rsidR="00881928">
        <w:t xml:space="preserve"> </w:t>
      </w:r>
      <w:r w:rsidR="005C4B17">
        <w:t>plot</w:t>
      </w:r>
      <w:hyperlink w:anchor="_ENREF_37" w:tooltip="Sands, 2018 #3867" w:history="1">
        <w:r w:rsidR="00CE639D" w:rsidRPr="009A760B">
          <w:fldChar w:fldCharType="begin">
            <w:fldData xml:space="preserve">PEVuZE5vdGU+PENpdGU+PEF1dGhvcj5TYW5kczwvQXV0aG9yPjxZZWFyPjIwMTg8L1llYXI+PFJl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=
</w:fldData>
          </w:fldChar>
        </w:r>
        <w:r w:rsidR="00CE639D">
          <w:instrText xml:space="preserve"> ADDIN EN.CITE </w:instrText>
        </w:r>
        <w:r w:rsidR="00CE639D">
          <w:fldChar w:fldCharType="begin">
            <w:fldData xml:space="preserve">PEVuZE5vdGU+PENpdGU+PEF1dGhvcj5TYW5kczwvQXV0aG9yPjxZZWFyPjIwMTg8L1llYXI+PFJl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=
</w:fldData>
          </w:fldChar>
        </w:r>
        <w:r w:rsidR="00CE639D">
          <w:instrText xml:space="preserve"> ADDIN EN.CITE.DATA </w:instrText>
        </w:r>
        <w:r w:rsidR="00CE639D">
          <w:fldChar w:fldCharType="end"/>
        </w:r>
        <w:r w:rsidR="00CE639D" w:rsidRPr="009A760B">
          <w:fldChar w:fldCharType="separate"/>
        </w:r>
        <w:r w:rsidR="00CE639D" w:rsidRPr="00CE639D">
          <w:rPr>
            <w:noProof/>
            <w:vertAlign w:val="superscript"/>
          </w:rPr>
          <w:t>37</w:t>
        </w:r>
        <w:r w:rsidR="00CE639D" w:rsidRPr="009A760B">
          <w:fldChar w:fldCharType="end"/>
        </w:r>
      </w:hyperlink>
      <w:r w:rsidR="00800ACF">
        <w:t xml:space="preserve"> </w:t>
      </w:r>
      <w:r w:rsidR="00EC5A1E">
        <w:t xml:space="preserve">was </w:t>
      </w:r>
      <w:r>
        <w:t xml:space="preserve">generated, whereby all breath-by-breath values of ventilation and </w:t>
      </w:r>
      <w:r w:rsidRPr="00881928">
        <w:t xml:space="preserve">ventilatory drive for the </w:t>
      </w:r>
      <w:r w:rsidR="00427ACC" w:rsidRPr="00881928">
        <w:t xml:space="preserve">whole </w:t>
      </w:r>
      <w:r w:rsidRPr="00881928">
        <w:t>night (</w:t>
      </w:r>
      <w:r w:rsidR="00427ACC" w:rsidRPr="00881928">
        <w:t xml:space="preserve">except </w:t>
      </w:r>
      <w:r w:rsidRPr="00881928">
        <w:t>breaths in wake</w:t>
      </w:r>
      <w:r w:rsidR="00427ACC" w:rsidRPr="00881928">
        <w:t>, arousals and REM</w:t>
      </w:r>
      <w:r w:rsidR="00BD02A6" w:rsidRPr="00881928">
        <w:t>)</w:t>
      </w:r>
      <w:r w:rsidR="00427ACC" w:rsidRPr="00881928">
        <w:t xml:space="preserve"> are tabulated and plotted against each other</w:t>
      </w:r>
      <w:r w:rsidR="00BD02A6" w:rsidRPr="00881928">
        <w:t>. T</w:t>
      </w:r>
      <w:r w:rsidRPr="00881928">
        <w:t xml:space="preserve">he median value of ventilation </w:t>
      </w:r>
      <w:r w:rsidR="00BD02A6" w:rsidRPr="00881928">
        <w:t>at eupneic</w:t>
      </w:r>
      <w:r w:rsidRPr="00881928">
        <w:t xml:space="preserve"> ventilatory drive </w:t>
      </w:r>
      <w:r w:rsidR="00BD02A6" w:rsidRPr="00881928">
        <w:t xml:space="preserve">was </w:t>
      </w:r>
      <w:r w:rsidRPr="00881928">
        <w:t xml:space="preserve">taken as a measure of </w:t>
      </w:r>
      <w:r w:rsidR="00BD02A6" w:rsidRPr="00881928">
        <w:rPr>
          <w:iCs/>
        </w:rPr>
        <w:t>passive</w:t>
      </w:r>
      <w:r w:rsidR="00BD02A6" w:rsidRPr="00881928">
        <w:rPr>
          <w:i/>
          <w:iCs/>
        </w:rPr>
        <w:t xml:space="preserve"> </w:t>
      </w:r>
      <w:r w:rsidRPr="00881928">
        <w:rPr>
          <w:i/>
          <w:iCs/>
        </w:rPr>
        <w:t>collapsibility</w:t>
      </w:r>
      <w:r w:rsidRPr="00881928">
        <w:rPr>
          <w:bCs/>
          <w:i/>
          <w:iCs/>
        </w:rPr>
        <w:t xml:space="preserve"> </w:t>
      </w:r>
      <w:r w:rsidRPr="00881928">
        <w:rPr>
          <w:bCs/>
        </w:rPr>
        <w:t>(</w:t>
      </w:r>
      <w:r w:rsidR="00AF7AE1" w:rsidRPr="00881928">
        <w:t>V</w:t>
      </w:r>
      <w:r w:rsidR="00AF7AE1" w:rsidRPr="00AF7AE1">
        <w:rPr>
          <w:vertAlign w:val="subscript"/>
        </w:rPr>
        <w:t>PASSIVE</w:t>
      </w:r>
      <w:r w:rsidRPr="00881928">
        <w:rPr>
          <w:bCs/>
        </w:rPr>
        <w:t>)</w:t>
      </w:r>
      <w:r w:rsidR="00BD02A6" w:rsidRPr="00881928">
        <w:t>. A</w:t>
      </w:r>
      <w:r w:rsidRPr="00881928">
        <w:t xml:space="preserve"> </w:t>
      </w:r>
      <w:r w:rsidR="0030617E" w:rsidRPr="00881928">
        <w:t>lower</w:t>
      </w:r>
      <w:r w:rsidRPr="00881928">
        <w:t xml:space="preserve"> </w:t>
      </w:r>
      <w:r w:rsidR="00AF7AE1" w:rsidRPr="00881928">
        <w:t>V</w:t>
      </w:r>
      <w:r w:rsidR="00AF7AE1" w:rsidRPr="00AF7AE1">
        <w:rPr>
          <w:vertAlign w:val="subscript"/>
        </w:rPr>
        <w:t>PASSIVE</w:t>
      </w:r>
      <w:r w:rsidR="00AF7AE1" w:rsidRPr="00881928">
        <w:t xml:space="preserve"> </w:t>
      </w:r>
      <w:r w:rsidRPr="00881928">
        <w:t xml:space="preserve">reflects a </w:t>
      </w:r>
      <w:r w:rsidR="0030617E" w:rsidRPr="00881928">
        <w:t xml:space="preserve">greater </w:t>
      </w:r>
      <w:r w:rsidRPr="00881928">
        <w:t xml:space="preserve">collapsibility. The median value of ventilation </w:t>
      </w:r>
      <w:r w:rsidR="00BD02A6" w:rsidRPr="00881928">
        <w:t xml:space="preserve">at maximal </w:t>
      </w:r>
      <w:r w:rsidR="001F6FB8" w:rsidRPr="00881928">
        <w:t xml:space="preserve">ventilatory drive </w:t>
      </w:r>
      <w:r w:rsidR="0030617E" w:rsidRPr="00881928">
        <w:t xml:space="preserve">(at arousal threshold) </w:t>
      </w:r>
      <w:r w:rsidR="001F6FB8" w:rsidRPr="00881928">
        <w:t xml:space="preserve">was </w:t>
      </w:r>
      <w:r w:rsidRPr="00881928">
        <w:t xml:space="preserve">taken as a measure of </w:t>
      </w:r>
      <w:r w:rsidRPr="00881928">
        <w:rPr>
          <w:iCs/>
        </w:rPr>
        <w:t>active collapsibility</w:t>
      </w:r>
      <w:r w:rsidRPr="00881928">
        <w:t xml:space="preserve"> (V</w:t>
      </w:r>
      <w:r w:rsidR="00AF7AE1" w:rsidRPr="00AF7AE1">
        <w:rPr>
          <w:vertAlign w:val="subscript"/>
        </w:rPr>
        <w:t>ACTIVE</w:t>
      </w:r>
      <w:r w:rsidR="001F6FB8" w:rsidRPr="00881928">
        <w:t>).</w:t>
      </w:r>
      <w:r w:rsidR="0029567B" w:rsidRPr="00881928">
        <w:t xml:space="preserve"> T</w:t>
      </w:r>
      <w:r w:rsidRPr="00881928">
        <w:t>he difference</w:t>
      </w:r>
      <w:r w:rsidR="00BD02A6" w:rsidRPr="00881928">
        <w:t xml:space="preserve"> between </w:t>
      </w:r>
      <w:r w:rsidR="00AF7AE1" w:rsidRPr="00881928">
        <w:t>V</w:t>
      </w:r>
      <w:r w:rsidR="00AF7AE1" w:rsidRPr="00AF7AE1">
        <w:rPr>
          <w:vertAlign w:val="subscript"/>
        </w:rPr>
        <w:t>ACTIVE</w:t>
      </w:r>
      <w:r w:rsidR="00AF7AE1" w:rsidRPr="00881928">
        <w:t xml:space="preserve"> </w:t>
      </w:r>
      <w:r w:rsidR="0030617E" w:rsidRPr="00881928">
        <w:t>and V</w:t>
      </w:r>
      <w:r w:rsidR="00AF7AE1" w:rsidRPr="00AF7AE1">
        <w:rPr>
          <w:vertAlign w:val="subscript"/>
        </w:rPr>
        <w:t>PASSIVE</w:t>
      </w:r>
      <w:r w:rsidR="0030617E" w:rsidRPr="00881928">
        <w:t xml:space="preserve"> was used </w:t>
      </w:r>
      <w:r w:rsidR="00812888" w:rsidRPr="00881928">
        <w:lastRenderedPageBreak/>
        <w:t xml:space="preserve">as </w:t>
      </w:r>
      <w:r w:rsidRPr="00881928">
        <w:t xml:space="preserve">a measure of </w:t>
      </w:r>
      <w:r w:rsidR="00427ACC" w:rsidRPr="00881928">
        <w:t xml:space="preserve">pharyngeal </w:t>
      </w:r>
      <w:r w:rsidRPr="00881928">
        <w:rPr>
          <w:iCs/>
        </w:rPr>
        <w:t>muscle</w:t>
      </w:r>
      <w:r w:rsidRPr="00881928">
        <w:rPr>
          <w:i/>
          <w:iCs/>
        </w:rPr>
        <w:t xml:space="preserve"> compensation</w:t>
      </w:r>
      <w:r w:rsidR="00BD02A6" w:rsidRPr="00881928">
        <w:t xml:space="preserve">. </w:t>
      </w:r>
      <w:r w:rsidR="00FA5718" w:rsidRPr="00881928">
        <w:t>Analysis was fully-automated using in-house software (</w:t>
      </w:r>
      <w:proofErr w:type="spellStart"/>
      <w:r w:rsidR="00FA5718" w:rsidRPr="00881928">
        <w:t>Matlab</w:t>
      </w:r>
      <w:proofErr w:type="spellEnd"/>
      <w:r w:rsidR="00FA5718" w:rsidRPr="00881928">
        <w:t xml:space="preserve">, </w:t>
      </w:r>
      <w:proofErr w:type="spellStart"/>
      <w:r w:rsidR="00FA5718" w:rsidRPr="00881928">
        <w:t>Mathworks</w:t>
      </w:r>
      <w:proofErr w:type="spellEnd"/>
      <w:r w:rsidR="00FA5718" w:rsidRPr="00881928">
        <w:t>, Natick MA, USA</w:t>
      </w:r>
      <w:ins w:id="629" w:author="Sands, Scott A.,Ph.D." w:date="2019-06-06T14:31:00Z">
        <w:r w:rsidR="00E05C69">
          <w:t>; interested users are directed to contact the authors</w:t>
        </w:r>
      </w:ins>
      <w:r w:rsidR="00FA5718" w:rsidRPr="00881928">
        <w:t>)</w:t>
      </w:r>
      <w:r w:rsidR="0030617E" w:rsidRPr="00881928">
        <w:t xml:space="preserve"> </w:t>
      </w:r>
      <w:r w:rsidR="0037582B" w:rsidRPr="00881928">
        <w:t xml:space="preserve">and </w:t>
      </w:r>
      <w:r w:rsidR="0030617E" w:rsidRPr="00881928">
        <w:t>visually verified</w:t>
      </w:r>
      <w:r w:rsidR="00FA5718" w:rsidRPr="00881928">
        <w:t>.</w:t>
      </w:r>
    </w:p>
    <w:p w14:paraId="51BBE47C" w14:textId="77777777" w:rsidR="0071226C" w:rsidRDefault="0071226C" w:rsidP="008368A6">
      <w:pPr>
        <w:pStyle w:val="Body"/>
        <w:spacing w:line="480" w:lineRule="auto"/>
      </w:pPr>
    </w:p>
    <w:p w14:paraId="77941505" w14:textId="4FD655B6" w:rsidR="00AF7169" w:rsidRDefault="0030617E" w:rsidP="008368A6">
      <w:pPr>
        <w:pStyle w:val="Heading2"/>
        <w:spacing w:after="0" w:line="240" w:lineRule="auto"/>
      </w:pPr>
      <w:r>
        <w:t>Model Development and Statistical Analyses</w:t>
      </w:r>
    </w:p>
    <w:p w14:paraId="6CA2FC9C" w14:textId="43C1D02D" w:rsidR="0071221C" w:rsidRDefault="0071221C" w:rsidP="0071221C">
      <w:pPr>
        <w:rPr>
          <w:lang w:eastAsia="x-none"/>
        </w:rPr>
      </w:pPr>
    </w:p>
    <w:p w14:paraId="67C4EA9D" w14:textId="77777777" w:rsidR="00E01BEC" w:rsidRDefault="0071221C" w:rsidP="00703C1F">
      <w:pPr>
        <w:pStyle w:val="Body"/>
        <w:spacing w:line="480" w:lineRule="auto"/>
        <w:rPr>
          <w:ins w:id="630" w:author="Sands, Scott A.,Ph.D. [2]" w:date="2019-06-07T18:33:00Z"/>
        </w:rPr>
      </w:pPr>
      <w:r>
        <w:t>The goals of the statistical analyses were t</w:t>
      </w:r>
      <w:ins w:id="631" w:author="Sands, Scott A.,Ph.D." w:date="2019-06-06T15:36:00Z">
        <w:r w:rsidR="00E845EF">
          <w:t>wofold.</w:t>
        </w:r>
      </w:ins>
      <w:del w:id="632" w:author="Sands, Scott A.,Ph.D." w:date="2019-06-06T15:36:00Z">
        <w:r w:rsidDel="00E845EF">
          <w:delText>o</w:delText>
        </w:r>
      </w:del>
      <w:ins w:id="633" w:author="Peter Cistulli" w:date="2019-05-23T15:23:00Z">
        <w:del w:id="634" w:author="Sands, Scott A.,Ph.D." w:date="2019-06-06T15:36:00Z">
          <w:r w:rsidR="00A75A49" w:rsidDel="00E845EF">
            <w:delText>:</w:delText>
          </w:r>
        </w:del>
      </w:ins>
      <w:r>
        <w:t xml:space="preserve"> </w:t>
      </w:r>
      <w:ins w:id="635" w:author="Sands, Scott A.,Ph.D." w:date="2019-06-06T15:37:00Z">
        <w:r w:rsidR="00E845EF">
          <w:t>1) W</w:t>
        </w:r>
      </w:ins>
      <w:ins w:id="636" w:author="Sands, Scott A.,Ph.D." w:date="2019-06-06T15:36:00Z">
        <w:r w:rsidR="00E845EF">
          <w:t xml:space="preserve">e sought to </w:t>
        </w:r>
      </w:ins>
      <w:del w:id="637" w:author="Sands, Scott A.,Ph.D." w:date="2019-06-06T15:36:00Z">
        <w:r w:rsidDel="00E845EF">
          <w:delText xml:space="preserve">1) </w:delText>
        </w:r>
      </w:del>
      <w:r>
        <w:t xml:space="preserve">describe the associations between </w:t>
      </w:r>
      <w:r w:rsidR="00DF75D2">
        <w:t xml:space="preserve">oral appliance efficacy and </w:t>
      </w:r>
      <w:r w:rsidR="00CA1F24">
        <w:t>OSA</w:t>
      </w:r>
      <w:r>
        <w:t xml:space="preserve"> </w:t>
      </w:r>
      <w:proofErr w:type="spellStart"/>
      <w:r>
        <w:t>endotypic</w:t>
      </w:r>
      <w:proofErr w:type="spellEnd"/>
      <w:r>
        <w:t xml:space="preserve"> traits </w:t>
      </w:r>
      <w:r w:rsidR="00661ABF">
        <w:t xml:space="preserve">(in combination) </w:t>
      </w:r>
      <w:r w:rsidR="00CA1F24">
        <w:t>at baseline</w:t>
      </w:r>
      <w:ins w:id="638" w:author="Sands, Scott A.,Ph.D." w:date="2019-06-06T14:32:00Z">
        <w:r w:rsidR="00E05C69">
          <w:t xml:space="preserve">, to provide physiological insight into downstream mechanistic causes of </w:t>
        </w:r>
      </w:ins>
      <w:ins w:id="639" w:author="Sands, Scott A.,Ph.D." w:date="2019-06-06T14:33:00Z">
        <w:r w:rsidR="00E05C69">
          <w:t xml:space="preserve">variability in </w:t>
        </w:r>
      </w:ins>
      <w:ins w:id="640" w:author="Sands, Scott A.,Ph.D." w:date="2019-06-06T14:34:00Z">
        <w:r w:rsidR="00B232B8">
          <w:t>oral appliance</w:t>
        </w:r>
      </w:ins>
      <w:ins w:id="641" w:author="Sands, Scott A.,Ph.D." w:date="2019-06-06T14:33:00Z">
        <w:r w:rsidR="00E05C69">
          <w:t xml:space="preserve"> efficacy</w:t>
        </w:r>
      </w:ins>
      <w:ins w:id="642" w:author="Sands, Scott A.,Ph.D." w:date="2019-06-06T15:36:00Z">
        <w:r w:rsidR="00E845EF">
          <w:t>. A multivariable regression model approach was employed (details below).</w:t>
        </w:r>
        <w:r w:rsidR="00E845EF">
          <w:fldChar w:fldCharType="begin"/>
        </w:r>
        <w:r w:rsidR="00E845EF">
          <w:instrText xml:space="preserve"> HYPERLINK \l "_ENREF_36" \o "Sands, 2018 #3899" </w:instrText>
        </w:r>
        <w:r w:rsidR="00E845EF">
          <w:fldChar w:fldCharType="separate"/>
        </w:r>
        <w:r w:rsidR="00E845EF" w:rsidRPr="009A760B">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E845EF">
          <w:instrText xml:space="preserve"> ADDIN EN.CITE </w:instrText>
        </w:r>
        <w:r w:rsidR="00E845EF">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E845EF">
          <w:instrText xml:space="preserve"> ADDIN EN.CITE.DATA </w:instrText>
        </w:r>
        <w:r w:rsidR="00E845EF">
          <w:fldChar w:fldCharType="end"/>
        </w:r>
        <w:r w:rsidR="00E845EF" w:rsidRPr="009A760B">
          <w:fldChar w:fldCharType="separate"/>
        </w:r>
        <w:r w:rsidR="00E845EF" w:rsidRPr="00CE639D">
          <w:rPr>
            <w:noProof/>
            <w:vertAlign w:val="superscript"/>
          </w:rPr>
          <w:t>36</w:t>
        </w:r>
        <w:r w:rsidR="00E845EF" w:rsidRPr="009A760B">
          <w:fldChar w:fldCharType="end"/>
        </w:r>
        <w:r w:rsidR="00E845EF">
          <w:fldChar w:fldCharType="end"/>
        </w:r>
        <w:r w:rsidR="00E845EF">
          <w:t xml:space="preserve"> Second, we sought to use the </w:t>
        </w:r>
      </w:ins>
      <w:ins w:id="643" w:author="Sands, Scott A.,Ph.D." w:date="2019-06-06T15:37:00Z">
        <w:r w:rsidR="00E845EF">
          <w:t xml:space="preserve">same endotype-based </w:t>
        </w:r>
      </w:ins>
      <w:ins w:id="644" w:author="Sands, Scott A.,Ph.D." w:date="2019-06-06T15:38:00Z">
        <w:r w:rsidR="00E845EF">
          <w:t xml:space="preserve">regression model as the basis of a </w:t>
        </w:r>
      </w:ins>
      <w:del w:id="645" w:author="Sands, Scott A.,Ph.D." w:date="2019-06-06T14:33:00Z">
        <w:r w:rsidDel="00E05C69">
          <w:delText>, and 2)</w:delText>
        </w:r>
        <w:r w:rsidRPr="00D1441A" w:rsidDel="00E05C69">
          <w:delText xml:space="preserve"> </w:delText>
        </w:r>
      </w:del>
      <w:del w:id="646" w:author="Sands, Scott A.,Ph.D." w:date="2019-06-06T15:37:00Z">
        <w:r w:rsidDel="00E845EF">
          <w:delText xml:space="preserve">use the </w:delText>
        </w:r>
      </w:del>
      <w:del w:id="647" w:author="Sands, Scott A.,Ph.D." w:date="2019-06-06T15:38:00Z">
        <w:r w:rsidR="00661ABF" w:rsidDel="00E845EF">
          <w:delText xml:space="preserve">combined </w:delText>
        </w:r>
        <w:r w:rsidDel="00E845EF">
          <w:delText xml:space="preserve">traits </w:delText>
        </w:r>
      </w:del>
      <w:ins w:id="648" w:author="Sands, Scott A.,Ph.D." w:date="2019-05-24T17:50:00Z">
        <w:r w:rsidR="00081131">
          <w:t>prediction model</w:t>
        </w:r>
      </w:ins>
      <w:ins w:id="649" w:author="Sands, Scott A.,Ph.D." w:date="2019-06-06T15:38:00Z">
        <w:r w:rsidR="00E845EF">
          <w:t xml:space="preserve">; we sought to </w:t>
        </w:r>
      </w:ins>
      <w:ins w:id="650" w:author="Sands, Scott A.,Ph.D." w:date="2019-06-06T15:39:00Z">
        <w:r w:rsidR="00E845EF">
          <w:t xml:space="preserve">examine the extent to which these </w:t>
        </w:r>
      </w:ins>
      <w:ins w:id="651" w:author="Sands, Scott A.,Ph.D." w:date="2019-06-06T15:38:00Z">
        <w:r w:rsidR="00E845EF">
          <w:t xml:space="preserve">endotypes </w:t>
        </w:r>
      </w:ins>
      <w:ins w:id="652" w:author="Sands, Scott A.,Ph.D." w:date="2019-06-06T15:39:00Z">
        <w:r w:rsidR="00E845EF">
          <w:t xml:space="preserve">could be employed to </w:t>
        </w:r>
      </w:ins>
      <w:del w:id="653" w:author="Sands, Scott A.,Ph.D." w:date="2019-06-06T14:34:00Z">
        <w:r w:rsidR="00661ABF" w:rsidDel="00B232B8">
          <w:delText xml:space="preserve">to </w:delText>
        </w:r>
        <w:r w:rsidRPr="00D1441A" w:rsidDel="00B232B8">
          <w:delText xml:space="preserve">define </w:delText>
        </w:r>
      </w:del>
      <w:ins w:id="654" w:author="Sands, Scott A.,Ph.D." w:date="2019-06-06T14:34:00Z">
        <w:r w:rsidR="00B232B8">
          <w:t>identif</w:t>
        </w:r>
      </w:ins>
      <w:ins w:id="655" w:author="Sands, Scott A.,Ph.D." w:date="2019-06-06T15:35:00Z">
        <w:r w:rsidR="00E845EF">
          <w:t>y</w:t>
        </w:r>
      </w:ins>
      <w:ins w:id="656" w:author="Sands, Scott A.,Ph.D." w:date="2019-06-06T14:34:00Z">
        <w:r w:rsidR="00B232B8">
          <w:t xml:space="preserve"> </w:t>
        </w:r>
      </w:ins>
      <w:r w:rsidRPr="00D1441A">
        <w:t>a</w:t>
      </w:r>
      <w:del w:id="657" w:author="Sands, Scott A.,Ph.D." w:date="2019-06-06T14:34:00Z">
        <w:r w:rsidR="00D17772" w:rsidDel="00B232B8">
          <w:delText>n</w:delText>
        </w:r>
      </w:del>
      <w:ins w:id="658" w:author="Sands, Scott A.,Ph.D." w:date="2019-06-06T14:34:00Z">
        <w:r w:rsidR="00B232B8">
          <w:t>n</w:t>
        </w:r>
      </w:ins>
      <w:r w:rsidR="008368A6">
        <w:t xml:space="preserve"> </w:t>
      </w:r>
      <w:r w:rsidR="00D17772">
        <w:t>endotype</w:t>
      </w:r>
      <w:r w:rsidR="008368A6">
        <w:t xml:space="preserve">-based </w:t>
      </w:r>
      <w:r w:rsidRPr="00D1441A">
        <w:t xml:space="preserve">subgroup of </w:t>
      </w:r>
      <w:del w:id="659" w:author="Sands, Scott A.,Ph.D." w:date="2019-06-06T14:34:00Z">
        <w:r w:rsidRPr="00D1441A" w:rsidDel="00B232B8">
          <w:delText xml:space="preserve">OSA </w:delText>
        </w:r>
      </w:del>
      <w:r w:rsidRPr="00D1441A">
        <w:t xml:space="preserve">patients </w:t>
      </w:r>
      <w:r w:rsidR="00661ABF">
        <w:t>who</w:t>
      </w:r>
      <w:r w:rsidR="00D17772">
        <w:t xml:space="preserve"> would</w:t>
      </w:r>
      <w:r w:rsidR="00661ABF">
        <w:t xml:space="preserve"> </w:t>
      </w:r>
      <w:r w:rsidR="00D17772">
        <w:t xml:space="preserve">exhibit greater </w:t>
      </w:r>
      <w:r>
        <w:t xml:space="preserve">oral appliance efficacy </w:t>
      </w:r>
      <w:r w:rsidRPr="00D1441A">
        <w:t>(</w:t>
      </w:r>
      <w:r w:rsidR="00661ABF">
        <w:t>“</w:t>
      </w:r>
      <w:r w:rsidRPr="00D1441A">
        <w:t>predicted responders</w:t>
      </w:r>
      <w:r w:rsidR="00661ABF">
        <w:t>”</w:t>
      </w:r>
      <w:r w:rsidRPr="00D1441A">
        <w:t>)</w:t>
      </w:r>
      <w:r w:rsidR="00661ABF">
        <w:t xml:space="preserve"> compared with other patients (“</w:t>
      </w:r>
      <w:r>
        <w:t>predicted non-responders</w:t>
      </w:r>
      <w:r w:rsidR="00661ABF">
        <w:t>”</w:t>
      </w:r>
      <w:r>
        <w:t>)</w:t>
      </w:r>
      <w:r w:rsidRPr="00D1441A">
        <w:t xml:space="preserve">. </w:t>
      </w:r>
      <w:bookmarkStart w:id="660" w:name="_Hlk10707917"/>
    </w:p>
    <w:p w14:paraId="435360A7" w14:textId="2CE567D0" w:rsidR="00703C1F" w:rsidRPr="00703C1F" w:rsidRDefault="00E01BEC" w:rsidP="00703C1F">
      <w:pPr>
        <w:pStyle w:val="Body"/>
        <w:spacing w:line="480" w:lineRule="auto"/>
        <w:rPr>
          <w:ins w:id="661" w:author="Sands, Scott A.,Ph.D. [2]" w:date="2019-06-07T15:35:00Z"/>
          <w:lang w:val="en-AU"/>
        </w:rPr>
      </w:pPr>
      <w:ins w:id="662" w:author="Sands, Scott A.,Ph.D. [2]" w:date="2019-06-07T18:33:00Z">
        <w:r w:rsidRPr="00E01BEC">
          <w:rPr>
            <w:b/>
            <w:bCs/>
            <w:i/>
            <w:iCs/>
            <w:rPrChange w:id="663" w:author="Sands, Scott A.,Ph.D. [2]" w:date="2019-06-07T18:33:00Z">
              <w:rPr/>
            </w:rPrChange>
          </w:rPr>
          <w:t xml:space="preserve">Statistical Power. </w:t>
        </w:r>
      </w:ins>
      <w:ins w:id="664" w:author="Sands, Scott A.,Ph.D. [2]" w:date="2019-06-07T15:35:00Z">
        <w:r w:rsidR="00703C1F" w:rsidRPr="00703C1F">
          <w:rPr>
            <w:lang w:val="en-AU"/>
          </w:rPr>
          <w:t xml:space="preserve">Ninety patients were </w:t>
        </w:r>
      </w:ins>
      <w:ins w:id="665" w:author="Sands, Scott A.,Ph.D. [2]" w:date="2019-06-07T15:36:00Z">
        <w:r w:rsidR="00703C1F">
          <w:rPr>
            <w:lang w:val="en-AU"/>
          </w:rPr>
          <w:t>expected</w:t>
        </w:r>
      </w:ins>
      <w:ins w:id="666" w:author="Sands, Scott A.,Ph.D. [2]" w:date="2019-06-07T15:35:00Z">
        <w:r w:rsidR="00703C1F" w:rsidRPr="00703C1F">
          <w:rPr>
            <w:lang w:val="en-AU"/>
          </w:rPr>
          <w:t xml:space="preserve"> to provide 86% power to detect significant independent associations with R</w:t>
        </w:r>
        <w:r w:rsidR="00703C1F" w:rsidRPr="00703C1F">
          <w:rPr>
            <w:vertAlign w:val="superscript"/>
            <w:lang w:val="en-AU"/>
          </w:rPr>
          <w:t>2</w:t>
        </w:r>
        <w:r w:rsidR="00703C1F" w:rsidRPr="00703C1F">
          <w:rPr>
            <w:lang w:val="en-AU"/>
          </w:rPr>
          <w:t xml:space="preserve">&gt;0.1 (alpha=0.05), and 92% power to detect differences in efficacy between </w:t>
        </w:r>
        <w:proofErr w:type="spellStart"/>
        <w:r w:rsidR="00703C1F" w:rsidRPr="00703C1F">
          <w:rPr>
            <w:lang w:val="en-AU"/>
          </w:rPr>
          <w:t>endotypic</w:t>
        </w:r>
        <w:proofErr w:type="spellEnd"/>
        <w:r w:rsidR="00703C1F" w:rsidRPr="00703C1F">
          <w:rPr>
            <w:lang w:val="en-AU"/>
          </w:rPr>
          <w:t xml:space="preserve"> subgroups of at least 20±40%. </w:t>
        </w:r>
      </w:ins>
    </w:p>
    <w:bookmarkEnd w:id="660"/>
    <w:p w14:paraId="53383E6E" w14:textId="4FE7AFB9" w:rsidR="0071221C" w:rsidRPr="00D1441A" w:rsidRDefault="00661ABF" w:rsidP="008368A6">
      <w:pPr>
        <w:pStyle w:val="Body"/>
        <w:spacing w:line="480" w:lineRule="auto"/>
      </w:pPr>
      <w:del w:id="667" w:author="Sands, Scott A.,Ph.D." w:date="2019-06-06T15:36:00Z">
        <w:r w:rsidDel="00E845EF">
          <w:delText xml:space="preserve">A </w:delText>
        </w:r>
      </w:del>
      <w:del w:id="668" w:author="Sands, Scott A.,Ph.D." w:date="2019-05-24T17:50:00Z">
        <w:r w:rsidDel="00081131">
          <w:delText xml:space="preserve">statistical </w:delText>
        </w:r>
      </w:del>
      <w:del w:id="669" w:author="Sands, Scott A.,Ph.D." w:date="2019-06-06T15:36:00Z">
        <w:r w:rsidDel="00E845EF">
          <w:delText xml:space="preserve">approach </w:delText>
        </w:r>
      </w:del>
      <w:del w:id="670" w:author="Sands, Scott A.,Ph.D." w:date="2019-05-24T17:54:00Z">
        <w:r w:rsidDel="00081131">
          <w:delText xml:space="preserve">employing </w:delText>
        </w:r>
        <w:r w:rsidR="00582146" w:rsidDel="00081131">
          <w:delText xml:space="preserve">rigorous </w:delText>
        </w:r>
        <w:r w:rsidDel="00081131">
          <w:delText xml:space="preserve">machine learning principles </w:delText>
        </w:r>
      </w:del>
      <w:del w:id="671" w:author="Sands, Scott A.,Ph.D." w:date="2019-06-06T15:36:00Z">
        <w:r w:rsidDel="00E845EF">
          <w:delText>was employed to achieve these goals</w:delText>
        </w:r>
        <w:r w:rsidR="00CA1F24" w:rsidDel="00E845EF">
          <w:delText>.</w:delText>
        </w:r>
        <w:r w:rsidR="00575260" w:rsidDel="00E845EF">
          <w:fldChar w:fldCharType="begin"/>
        </w:r>
        <w:r w:rsidR="00575260" w:rsidDel="00E845EF">
          <w:delInstrText xml:space="preserve"> HYPERLINK \l "_ENREF_36" \o "Sands, 2018 #3899" </w:delInstrText>
        </w:r>
        <w:r w:rsidR="00575260" w:rsidDel="00E845EF">
          <w:fldChar w:fldCharType="separate"/>
        </w:r>
        <w:r w:rsidR="00CE639D" w:rsidRPr="009A760B" w:rsidDel="00E845EF">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sidDel="00E845EF">
          <w:delInstrText xml:space="preserve"> ADDIN EN.CITE </w:delInstrText>
        </w:r>
        <w:r w:rsidR="00CE639D" w:rsidDel="00E845EF">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sidDel="00E845EF">
          <w:delInstrText xml:space="preserve"> ADDIN EN.CITE.DATA </w:delInstrText>
        </w:r>
        <w:r w:rsidR="00CE639D" w:rsidDel="00E845EF">
          <w:fldChar w:fldCharType="end"/>
        </w:r>
        <w:r w:rsidR="00CE639D" w:rsidRPr="009A760B" w:rsidDel="00E845EF">
          <w:fldChar w:fldCharType="separate"/>
        </w:r>
        <w:r w:rsidR="00CE639D" w:rsidRPr="00CE639D" w:rsidDel="00E845EF">
          <w:rPr>
            <w:noProof/>
            <w:vertAlign w:val="superscript"/>
          </w:rPr>
          <w:delText>36</w:delText>
        </w:r>
        <w:r w:rsidR="00CE639D" w:rsidRPr="009A760B" w:rsidDel="00E845EF">
          <w:fldChar w:fldCharType="end"/>
        </w:r>
        <w:r w:rsidR="00575260" w:rsidDel="00E845EF">
          <w:fldChar w:fldCharType="end"/>
        </w:r>
      </w:del>
    </w:p>
    <w:p w14:paraId="38E3DECD" w14:textId="7431FD15" w:rsidR="00EC2397" w:rsidRDefault="00636BB7" w:rsidP="00EC2397">
      <w:pPr>
        <w:pStyle w:val="Body"/>
        <w:spacing w:line="480" w:lineRule="auto"/>
      </w:pPr>
      <w:commentRangeStart w:id="672"/>
      <w:r>
        <w:rPr>
          <w:b/>
          <w:bCs/>
          <w:i/>
        </w:rPr>
        <w:t>Data transformation</w:t>
      </w:r>
      <w:r w:rsidR="003B3D49" w:rsidRPr="007848CC">
        <w:rPr>
          <w:b/>
          <w:bCs/>
          <w:i/>
        </w:rPr>
        <w:t>.</w:t>
      </w:r>
      <w:r w:rsidR="003B3D49">
        <w:t xml:space="preserve"> </w:t>
      </w:r>
      <w:r w:rsidR="00661ABF">
        <w:t xml:space="preserve">Several </w:t>
      </w:r>
      <w:r w:rsidR="003B3D49">
        <w:t xml:space="preserve">variables </w:t>
      </w:r>
      <w:ins w:id="673" w:author="Peter Cistulli" w:date="2019-05-23T15:24:00Z">
        <w:r w:rsidR="00A75A49">
          <w:t>were not normally distr</w:t>
        </w:r>
      </w:ins>
      <w:ins w:id="674" w:author="Peter Cistulli" w:date="2019-05-23T15:25:00Z">
        <w:r w:rsidR="00A75A49">
          <w:t>i</w:t>
        </w:r>
      </w:ins>
      <w:ins w:id="675" w:author="Peter Cistulli" w:date="2019-05-23T15:24:00Z">
        <w:r w:rsidR="00A75A49">
          <w:t>buted</w:t>
        </w:r>
      </w:ins>
      <w:del w:id="676" w:author="Peter Cistulli" w:date="2019-05-23T15:25:00Z">
        <w:r w:rsidR="005C5355" w:rsidRPr="005C5355" w:rsidDel="00A75A49">
          <w:delText>failed normality tests</w:delText>
        </w:r>
      </w:del>
      <w:r w:rsidR="005C5355" w:rsidRPr="005C5355">
        <w:t xml:space="preserve"> </w:t>
      </w:r>
      <w:r w:rsidR="00661ABF">
        <w:t xml:space="preserve">(Shapiro-Wilk) </w:t>
      </w:r>
      <w:r w:rsidR="004F2532">
        <w:t xml:space="preserve">and </w:t>
      </w:r>
      <w:r w:rsidR="003B3D49">
        <w:t xml:space="preserve">were transformed </w:t>
      </w:r>
      <w:del w:id="677" w:author="Sands, Scott A.,Ph.D." w:date="2019-06-06T14:35:00Z">
        <w:r w:rsidR="003B3D49" w:rsidDel="00B232B8">
          <w:delText>to handle asymmetrical distributions</w:delText>
        </w:r>
      </w:del>
      <w:ins w:id="678" w:author="Sands, Scott A.,Ph.D." w:date="2019-06-06T14:35:00Z">
        <w:r w:rsidR="00B232B8">
          <w:t>accordingly:</w:t>
        </w:r>
      </w:ins>
      <w:del w:id="679" w:author="Sands, Scott A.,Ph.D." w:date="2019-06-06T14:35:00Z">
        <w:r w:rsidR="003B3D49" w:rsidDel="00B232B8">
          <w:delText>:</w:delText>
        </w:r>
      </w:del>
      <w:r w:rsidR="003B3D49">
        <w:t xml:space="preserve"> </w:t>
      </w:r>
      <w:r w:rsidR="00AF7AE1" w:rsidRPr="00881928">
        <w:t>V</w:t>
      </w:r>
      <w:r w:rsidR="00AF7AE1" w:rsidRPr="00AF7AE1">
        <w:rPr>
          <w:vertAlign w:val="subscript"/>
        </w:rPr>
        <w:t>PASSIVE</w:t>
      </w:r>
      <w:r w:rsidR="00AF7AE1" w:rsidRPr="00881928">
        <w:t xml:space="preserve"> </w:t>
      </w:r>
      <w:r w:rsidR="005C5355" w:rsidRPr="005C5355">
        <w:t xml:space="preserve">and arousal threshold were </w:t>
      </w:r>
      <w:r w:rsidR="0044077D">
        <w:t>square-root-</w:t>
      </w:r>
      <w:r w:rsidR="005C5355" w:rsidRPr="005C5355">
        <w:t xml:space="preserve">transformed </w:t>
      </w:r>
      <w:r w:rsidR="00427ACC">
        <w:t xml:space="preserve">via the equations </w:t>
      </w:r>
      <w:r w:rsidR="005C5355" w:rsidRPr="005C5355">
        <w:rPr>
          <w:i/>
        </w:rPr>
        <w:t>y</w:t>
      </w:r>
      <w:r w:rsidR="00803D47">
        <w:t>=1+</w:t>
      </w:r>
      <w:r w:rsidR="005C5355" w:rsidRPr="005C5355">
        <w:t>(</w:t>
      </w:r>
      <w:r w:rsidR="005C5355" w:rsidRPr="005C5355">
        <w:rPr>
          <w:i/>
        </w:rPr>
        <w:t>x</w:t>
      </w:r>
      <w:r w:rsidR="00803D47">
        <w:t>−</w:t>
      </w:r>
      <w:r w:rsidR="005C5355" w:rsidRPr="005C5355">
        <w:t>1)</w:t>
      </w:r>
      <w:r w:rsidR="005C5355" w:rsidRPr="005C5355">
        <w:rPr>
          <w:vertAlign w:val="superscript"/>
        </w:rPr>
        <w:t>0.5</w:t>
      </w:r>
      <w:r w:rsidR="00803D47">
        <w:t xml:space="preserve"> </w:t>
      </w:r>
      <w:r w:rsidR="005C5355" w:rsidRPr="005C5355">
        <w:t>and y=1</w:t>
      </w:r>
      <w:r w:rsidR="00803D47">
        <w:t>−</w:t>
      </w:r>
      <w:r w:rsidR="005C5355" w:rsidRPr="005C5355">
        <w:t>(1</w:t>
      </w:r>
      <w:r w:rsidR="00803D47">
        <w:t>−</w:t>
      </w:r>
      <w:r w:rsidR="005C5355" w:rsidRPr="00803D47">
        <w:rPr>
          <w:i/>
        </w:rPr>
        <w:t>x</w:t>
      </w:r>
      <w:r w:rsidR="005C5355" w:rsidRPr="005C5355">
        <w:t>)</w:t>
      </w:r>
      <w:r w:rsidR="005C5355" w:rsidRPr="005C5355">
        <w:rPr>
          <w:vertAlign w:val="superscript"/>
        </w:rPr>
        <w:t>0.5</w:t>
      </w:r>
      <w:r w:rsidR="005C5355" w:rsidRPr="005C5355">
        <w:t xml:space="preserve"> respectively</w:t>
      </w:r>
      <w:r w:rsidR="00803D47">
        <w:rPr>
          <w:vertAlign w:val="superscript"/>
        </w:rPr>
        <w:t xml:space="preserve"> </w:t>
      </w:r>
      <w:r w:rsidR="00427ACC">
        <w:t>where</w:t>
      </w:r>
      <w:r w:rsidR="00427ACC" w:rsidRPr="00732198">
        <w:rPr>
          <w:i/>
          <w:iCs/>
        </w:rPr>
        <w:t xml:space="preserve"> x</w:t>
      </w:r>
      <w:r w:rsidR="00427ACC">
        <w:t>=1 describes 100%</w:t>
      </w:r>
      <w:r w:rsidR="0044077D">
        <w:t>.</w:t>
      </w:r>
      <w:hyperlink w:anchor="_ENREF_38" w:tooltip="Sands, 2018 #644" w:history="1">
        <w:r w:rsidR="00CE639D" w:rsidRPr="009A760B">
          <w:rPr>
            <w:iCs/>
          </w:rPr>
          <w:fldChar w:fldCharType="begin">
            <w:fldData xml:space="preserve">PEVuZE5vdGU+PENpdGU+PEF1dGhvcj5TYW5kczwvQXV0aG9yPjxZZWFyPjIwMTg8L1llYXI+PFJl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</w:fldData>
          </w:fldChar>
        </w:r>
        <w:r w:rsidR="00CE639D">
          <w:rPr>
            <w:iCs/>
          </w:rPr>
          <w:instrText xml:space="preserve"> ADDIN EN.CITE </w:instrText>
        </w:r>
        <w:r w:rsidR="00CE639D">
          <w:rPr>
            <w:iCs/>
          </w:rPr>
          <w:fldChar w:fldCharType="begin">
            <w:fldData xml:space="preserve">PEVuZE5vdGU+PENpdGU+PEF1dGhvcj5TYW5kczwvQXV0aG9yPjxZZWFyPjIwMTg8L1llYXI+PFJl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CE639D">
          <w:rPr>
            <w:iCs/>
            <w:noProof/>
            <w:vertAlign w:val="superscript"/>
          </w:rPr>
          <w:t>38</w:t>
        </w:r>
        <w:r w:rsidR="00CE639D" w:rsidRPr="009A760B">
          <w:rPr>
            <w:iCs/>
          </w:rPr>
          <w:fldChar w:fldCharType="end"/>
        </w:r>
      </w:hyperlink>
      <w:r w:rsidR="005C5355" w:rsidRPr="005C5355">
        <w:t xml:space="preserve"> </w:t>
      </w:r>
      <w:r w:rsidR="005C5355">
        <w:t>The</w:t>
      </w:r>
      <w:r w:rsidR="00427ACC">
        <w:t xml:space="preserve"> percent reduction in AHI with treatment</w:t>
      </w:r>
      <w:r w:rsidR="00D17772">
        <w:t xml:space="preserve"> vs. baseline (primary outcome variable)</w:t>
      </w:r>
      <w:r w:rsidR="00427ACC">
        <w:t xml:space="preserve"> was transformed to avoid left skewness via the equation </w:t>
      </w:r>
      <w:r w:rsidR="005C5355" w:rsidRPr="005C5355">
        <w:rPr>
          <w:i/>
        </w:rPr>
        <w:t>y</w:t>
      </w:r>
      <w:r w:rsidR="005C5355">
        <w:t>=</w:t>
      </w:r>
      <w:r w:rsidR="005C5355" w:rsidRPr="005C5355">
        <w:rPr>
          <w:i/>
        </w:rPr>
        <w:t>x</w:t>
      </w:r>
      <w:r w:rsidR="005C5355">
        <w:t>/(2</w:t>
      </w:r>
      <w:r w:rsidR="00803D47">
        <w:t>−</w:t>
      </w:r>
      <w:r w:rsidR="005C5355" w:rsidRPr="005C5355">
        <w:rPr>
          <w:i/>
        </w:rPr>
        <w:t>x</w:t>
      </w:r>
      <w:r w:rsidR="0044077D">
        <w:t xml:space="preserve">), </w:t>
      </w:r>
      <w:r w:rsidR="00427ACC">
        <w:t xml:space="preserve">which is </w:t>
      </w:r>
      <w:r w:rsidR="005C5355">
        <w:t xml:space="preserve">equivalent to </w:t>
      </w:r>
      <w:r w:rsidR="00803D47" w:rsidRPr="00803D47">
        <w:rPr>
          <w:i/>
        </w:rPr>
        <w:t>y</w:t>
      </w:r>
      <w:r w:rsidR="00803D47">
        <w:t>=</w:t>
      </w:r>
      <w:r w:rsidR="005C5355">
        <w:t>(</w:t>
      </w:r>
      <w:proofErr w:type="spellStart"/>
      <w:r w:rsidR="005C5355">
        <w:t>BaselineAHI−TreatmentAHI</w:t>
      </w:r>
      <w:proofErr w:type="spellEnd"/>
      <w:r w:rsidR="005C5355">
        <w:t>)</w:t>
      </w:r>
      <w:r w:rsidR="00D17772">
        <w:t xml:space="preserve"> </w:t>
      </w:r>
      <w:r w:rsidR="005C5355">
        <w:t>/</w:t>
      </w:r>
      <w:r w:rsidR="00D17772">
        <w:t xml:space="preserve"> </w:t>
      </w:r>
      <w:r w:rsidR="005C5355">
        <w:t>(</w:t>
      </w:r>
      <w:proofErr w:type="spellStart"/>
      <w:r w:rsidR="005C5355">
        <w:t>BaselineAHI</w:t>
      </w:r>
      <w:r w:rsidR="005C5355" w:rsidRPr="004F2532">
        <w:t>+TreatmentAHI</w:t>
      </w:r>
      <w:proofErr w:type="spellEnd"/>
      <w:r w:rsidR="0044077D">
        <w:t>)</w:t>
      </w:r>
      <w:r w:rsidR="000F00A2">
        <w:t>,</w:t>
      </w:r>
      <w:r w:rsidR="00427ACC">
        <w:t xml:space="preserve"> where </w:t>
      </w:r>
      <w:r w:rsidR="00427ACC" w:rsidRPr="003F4BE0">
        <w:rPr>
          <w:i/>
        </w:rPr>
        <w:t>x</w:t>
      </w:r>
      <w:r w:rsidR="00427ACC">
        <w:t xml:space="preserve"> ranges between </w:t>
      </w:r>
      <w:r w:rsidR="00EC2397">
        <w:t>−</w:t>
      </w:r>
      <w:r w:rsidR="00427ACC">
        <w:t xml:space="preserve">1 and +1. This transformation was made so that, for instance, </w:t>
      </w:r>
      <w:r w:rsidR="00EE7942">
        <w:t xml:space="preserve">halving </w:t>
      </w:r>
      <w:r w:rsidR="00427ACC">
        <w:t xml:space="preserve">or doubling </w:t>
      </w:r>
      <w:r w:rsidR="000F00A2">
        <w:t xml:space="preserve">baseline </w:t>
      </w:r>
      <w:r w:rsidR="00EE7942">
        <w:t xml:space="preserve">AHI </w:t>
      </w:r>
      <w:r w:rsidR="00427ACC">
        <w:t xml:space="preserve">with </w:t>
      </w:r>
      <w:r w:rsidR="00CA1F24">
        <w:t xml:space="preserve">oral appliance therapy </w:t>
      </w:r>
      <w:r w:rsidR="00427ACC">
        <w:t xml:space="preserve">would produce equal </w:t>
      </w:r>
      <w:r w:rsidR="003F4BE0">
        <w:t xml:space="preserve">and </w:t>
      </w:r>
      <w:r w:rsidR="00427ACC">
        <w:t xml:space="preserve">opposite effects on the transformed </w:t>
      </w:r>
      <w:r w:rsidR="000F00A2">
        <w:t xml:space="preserve">outcome </w:t>
      </w:r>
      <w:r w:rsidR="00427ACC">
        <w:t>(</w:t>
      </w:r>
      <w:r w:rsidR="00EC2397" w:rsidRPr="00EC2397">
        <w:rPr>
          <w:i/>
        </w:rPr>
        <w:t>y</w:t>
      </w:r>
      <w:r w:rsidR="00732198">
        <w:t xml:space="preserve"> is</w:t>
      </w:r>
      <w:r w:rsidR="00EC2397">
        <w:t xml:space="preserve"> </w:t>
      </w:r>
      <w:r w:rsidR="00427ACC">
        <w:t xml:space="preserve">noted as </w:t>
      </w:r>
      <w:r w:rsidR="00CF4D06">
        <w:t>Δ</w:t>
      </w:r>
      <w:r w:rsidR="00427ACC">
        <w:t xml:space="preserve">AHI from now on). </w:t>
      </w:r>
      <w:r w:rsidR="00EC2397" w:rsidRPr="00D1441A">
        <w:t>Th</w:t>
      </w:r>
      <w:r w:rsidR="003F4BE0">
        <w:t xml:space="preserve">us, </w:t>
      </w:r>
      <w:r w:rsidR="00EC2397" w:rsidRPr="00D1441A">
        <w:t>halving baseline AHI (</w:t>
      </w:r>
      <w:r w:rsidR="00EC2397" w:rsidRPr="00D1441A">
        <w:rPr>
          <w:i/>
        </w:rPr>
        <w:t>x</w:t>
      </w:r>
      <w:r w:rsidR="00EC2397" w:rsidRPr="00D1441A">
        <w:t>=0.5) yields a</w:t>
      </w:r>
      <w:r w:rsidR="00D17772">
        <w:t xml:space="preserve"> </w:t>
      </w:r>
      <w:r w:rsidR="00CF4D06">
        <w:t>Δ</w:t>
      </w:r>
      <w:r w:rsidR="00EC2397" w:rsidRPr="00D1441A">
        <w:t>AHI= 33% and doubling baseline</w:t>
      </w:r>
      <w:r w:rsidR="00EC2397">
        <w:t xml:space="preserve"> </w:t>
      </w:r>
      <w:r w:rsidR="00EC2397" w:rsidRPr="00D1441A">
        <w:t>AHI (</w:t>
      </w:r>
      <w:r w:rsidR="00EC2397" w:rsidRPr="00D1441A">
        <w:rPr>
          <w:i/>
        </w:rPr>
        <w:t>x</w:t>
      </w:r>
      <w:r w:rsidR="00EC2397" w:rsidRPr="00D1441A">
        <w:t>=</w:t>
      </w:r>
      <w:r w:rsidR="00EC2397">
        <w:t>−</w:t>
      </w:r>
      <w:r w:rsidR="00EC2397" w:rsidRPr="00D1441A">
        <w:t xml:space="preserve">1) </w:t>
      </w:r>
      <w:r w:rsidR="00EC2397" w:rsidRPr="00D1441A">
        <w:lastRenderedPageBreak/>
        <w:t xml:space="preserve">yields a </w:t>
      </w:r>
      <w:r w:rsidR="00CF4D06">
        <w:t>Δ</w:t>
      </w:r>
      <w:r w:rsidR="00EC2397" w:rsidRPr="00D1441A">
        <w:t xml:space="preserve">AHI= </w:t>
      </w:r>
      <w:r w:rsidR="00EC2397">
        <w:t>−</w:t>
      </w:r>
      <w:r w:rsidR="00EC2397" w:rsidRPr="00D1441A">
        <w:t xml:space="preserve">33%. </w:t>
      </w:r>
      <w:r w:rsidR="0010184B">
        <w:t xml:space="preserve">Baseline </w:t>
      </w:r>
      <w:r w:rsidR="003F4BE0">
        <w:t xml:space="preserve">and treatment </w:t>
      </w:r>
      <w:r w:rsidR="0010184B" w:rsidRPr="004F2532">
        <w:t>AHI</w:t>
      </w:r>
      <w:r w:rsidR="0010184B" w:rsidRPr="00D1441A">
        <w:t xml:space="preserve"> </w:t>
      </w:r>
      <w:r w:rsidR="003F4BE0">
        <w:t xml:space="preserve">were </w:t>
      </w:r>
      <w:r w:rsidR="0010184B">
        <w:t xml:space="preserve">also left skewed and transformed using </w:t>
      </w:r>
      <w:r w:rsidR="0010184B" w:rsidRPr="001247F3">
        <w:rPr>
          <w:i/>
        </w:rPr>
        <w:t>y</w:t>
      </w:r>
      <w:r w:rsidR="0010184B">
        <w:t xml:space="preserve">= </w:t>
      </w:r>
      <w:r w:rsidR="0010184B" w:rsidRPr="001247F3">
        <w:rPr>
          <w:i/>
        </w:rPr>
        <w:t>x</w:t>
      </w:r>
      <w:r w:rsidR="0010184B" w:rsidRPr="0010184B">
        <w:rPr>
          <w:vertAlign w:val="superscript"/>
        </w:rPr>
        <w:t>1/3</w:t>
      </w:r>
      <w:r w:rsidR="0010184B">
        <w:t xml:space="preserve">. </w:t>
      </w:r>
      <w:r w:rsidR="00EC2397" w:rsidRPr="00D1441A">
        <w:t xml:space="preserve">All variables were back-transformed for presentation. </w:t>
      </w:r>
      <w:commentRangeEnd w:id="672"/>
      <w:r w:rsidR="00A75A49">
        <w:rPr>
          <w:rStyle w:val="CommentReference"/>
          <w:szCs w:val="20"/>
          <w:lang w:val="x-none"/>
        </w:rPr>
        <w:commentReference w:id="672"/>
      </w:r>
    </w:p>
    <w:p w14:paraId="573CA815" w14:textId="57B2D0AB" w:rsidR="00EC2397" w:rsidRPr="00D1441A" w:rsidRDefault="008A69AD" w:rsidP="00EC2397">
      <w:pPr>
        <w:pStyle w:val="Body"/>
        <w:spacing w:line="480" w:lineRule="auto"/>
      </w:pPr>
      <w:r>
        <w:rPr>
          <w:b/>
          <w:bCs/>
          <w:i/>
        </w:rPr>
        <w:t>B</w:t>
      </w:r>
      <w:r w:rsidR="00EC2397" w:rsidRPr="00D1441A">
        <w:rPr>
          <w:b/>
          <w:bCs/>
          <w:i/>
        </w:rPr>
        <w:t xml:space="preserve">ivariate </w:t>
      </w:r>
      <w:r w:rsidR="00F65A0E">
        <w:rPr>
          <w:b/>
          <w:bCs/>
          <w:i/>
        </w:rPr>
        <w:t>a</w:t>
      </w:r>
      <w:r w:rsidR="00F65A0E" w:rsidRPr="00D1441A">
        <w:rPr>
          <w:b/>
          <w:bCs/>
          <w:i/>
        </w:rPr>
        <w:t>nalyses</w:t>
      </w:r>
      <w:r w:rsidR="00FA5D0F">
        <w:rPr>
          <w:b/>
          <w:i/>
        </w:rPr>
        <w:t>.</w:t>
      </w:r>
      <w:r w:rsidR="00EC2397" w:rsidRPr="00D1441A">
        <w:t xml:space="preserve"> </w:t>
      </w:r>
      <w:r w:rsidR="00732198">
        <w:t>S</w:t>
      </w:r>
      <w:r w:rsidR="00EC2397" w:rsidRPr="00D1441A">
        <w:t xml:space="preserve">imple linear regression analyses were </w:t>
      </w:r>
      <w:ins w:id="680" w:author="Peter Cistulli" w:date="2019-05-23T15:27:00Z">
        <w:r w:rsidR="00A44C86">
          <w:t>initia</w:t>
        </w:r>
      </w:ins>
      <w:ins w:id="681" w:author="Peter Cistulli" w:date="2019-05-23T15:28:00Z">
        <w:r w:rsidR="00A44C86">
          <w:t xml:space="preserve">lly </w:t>
        </w:r>
      </w:ins>
      <w:r w:rsidR="00EC2397" w:rsidRPr="00D1441A">
        <w:t xml:space="preserve">performed to </w:t>
      </w:r>
      <w:del w:id="682" w:author="Peter Cistulli" w:date="2019-05-23T15:27:00Z">
        <w:r w:rsidR="00EC2397" w:rsidRPr="00D1441A" w:rsidDel="00A44C86">
          <w:delText xml:space="preserve">illustrate </w:delText>
        </w:r>
      </w:del>
      <w:ins w:id="683" w:author="Peter Cistulli" w:date="2019-05-23T15:27:00Z">
        <w:r w:rsidR="00A44C86">
          <w:t>evaluate</w:t>
        </w:r>
        <w:r w:rsidR="00A44C86" w:rsidRPr="00D1441A">
          <w:t xml:space="preserve"> </w:t>
        </w:r>
      </w:ins>
      <w:r w:rsidR="00EC2397" w:rsidRPr="00D1441A">
        <w:t xml:space="preserve">the relationships between </w:t>
      </w:r>
      <w:r w:rsidR="00CF4D06">
        <w:t>Δ</w:t>
      </w:r>
      <w:r w:rsidR="00EC2397" w:rsidRPr="00D1441A">
        <w:t>AHI</w:t>
      </w:r>
      <w:r w:rsidR="00EC2397" w:rsidRPr="00D1441A">
        <w:rPr>
          <w:vertAlign w:val="subscript"/>
          <w:lang w:val="en-AU"/>
        </w:rPr>
        <w:t xml:space="preserve"> </w:t>
      </w:r>
      <w:r w:rsidR="00EC2397" w:rsidRPr="00D1441A">
        <w:t xml:space="preserve">and each OSA </w:t>
      </w:r>
      <w:proofErr w:type="spellStart"/>
      <w:r w:rsidR="00EC2397" w:rsidRPr="00D1441A">
        <w:t>endotypic</w:t>
      </w:r>
      <w:proofErr w:type="spellEnd"/>
      <w:r w:rsidR="00EC2397" w:rsidRPr="00D1441A">
        <w:t xml:space="preserve"> trait individually</w:t>
      </w:r>
      <w:ins w:id="684" w:author="Sands, Scott A.,Ph.D." w:date="2019-06-06T14:38:00Z">
        <w:r w:rsidR="00B232B8">
          <w:t>.</w:t>
        </w:r>
      </w:ins>
      <w:r w:rsidR="00EC2397" w:rsidRPr="00D1441A">
        <w:t xml:space="preserve"> </w:t>
      </w:r>
      <w:del w:id="685" w:author="Sands, Scott A.,Ph.D." w:date="2019-06-06T14:38:00Z">
        <w:r w:rsidR="00EC2397" w:rsidRPr="00D1441A" w:rsidDel="00B232B8">
          <w:delText>(i.e. without simultaneous consideration of multiple traits).</w:delText>
        </w:r>
      </w:del>
    </w:p>
    <w:p w14:paraId="4DD52FC4" w14:textId="4FB32C5F" w:rsidR="00C2094D" w:rsidRDefault="00EC2397" w:rsidP="00FD0DD6">
      <w:pPr>
        <w:pStyle w:val="Body"/>
        <w:spacing w:line="480" w:lineRule="auto"/>
      </w:pPr>
      <w:bookmarkStart w:id="686" w:name="_Hlk10816309"/>
      <w:r>
        <w:rPr>
          <w:b/>
          <w:bCs/>
          <w:i/>
        </w:rPr>
        <w:t>Multi</w:t>
      </w:r>
      <w:r w:rsidR="005E1864">
        <w:rPr>
          <w:b/>
          <w:bCs/>
          <w:i/>
        </w:rPr>
        <w:t xml:space="preserve">variable </w:t>
      </w:r>
      <w:r w:rsidR="00F65A0E">
        <w:rPr>
          <w:b/>
          <w:bCs/>
          <w:i/>
        </w:rPr>
        <w:t>r</w:t>
      </w:r>
      <w:r w:rsidR="00F65A0E" w:rsidRPr="007848CC">
        <w:rPr>
          <w:b/>
          <w:bCs/>
          <w:i/>
        </w:rPr>
        <w:t xml:space="preserve">egression </w:t>
      </w:r>
      <w:r w:rsidR="00F65A0E">
        <w:rPr>
          <w:b/>
          <w:bCs/>
          <w:i/>
        </w:rPr>
        <w:t>analysis</w:t>
      </w:r>
      <w:r w:rsidR="003B3D49" w:rsidRPr="007848CC">
        <w:rPr>
          <w:b/>
          <w:bCs/>
          <w:i/>
        </w:rPr>
        <w:t>.</w:t>
      </w:r>
      <w:bookmarkEnd w:id="686"/>
      <w:r w:rsidR="003B3D49">
        <w:t xml:space="preserve"> </w:t>
      </w:r>
      <w:commentRangeStart w:id="687"/>
      <w:r w:rsidR="00E96E70">
        <w:t>Initial</w:t>
      </w:r>
      <w:r w:rsidR="00BD1801">
        <w:t xml:space="preserve"> </w:t>
      </w:r>
      <w:ins w:id="688" w:author="Sands, Scott A.,Ph.D." w:date="2019-06-06T14:38:00Z">
        <w:r w:rsidR="00B232B8">
          <w:t xml:space="preserve">visual </w:t>
        </w:r>
      </w:ins>
      <w:r w:rsidR="00BD1801">
        <w:t xml:space="preserve">inspection of the data </w:t>
      </w:r>
      <w:ins w:id="689" w:author="Sands, Scott A.,Ph.D." w:date="2019-06-06T14:39:00Z">
        <w:r w:rsidR="00B232B8">
          <w:t>(</w:t>
        </w:r>
      </w:ins>
      <w:ins w:id="690" w:author="Sands, Scott A.,Ph.D." w:date="2019-06-06T14:40:00Z">
        <w:del w:id="691" w:author="Sands, Scott A.,Ph.D. [2]" w:date="2019-06-07T16:03:00Z">
          <w:r w:rsidR="00B232B8" w:rsidDel="0053774A">
            <w:delText xml:space="preserve">3-D </w:delText>
          </w:r>
        </w:del>
        <w:r w:rsidR="00B232B8">
          <w:t>plot</w:t>
        </w:r>
      </w:ins>
      <w:ins w:id="692" w:author="Sands, Scott A.,Ph.D. [2]" w:date="2019-06-07T16:04:00Z">
        <w:r w:rsidR="0053774A">
          <w:t>s</w:t>
        </w:r>
      </w:ins>
      <w:ins w:id="693" w:author="Sands, Scott A.,Ph.D." w:date="2019-06-06T14:40:00Z">
        <w:r w:rsidR="00B232B8">
          <w:t xml:space="preserve"> showing responders and non-responders against </w:t>
        </w:r>
      </w:ins>
      <w:ins w:id="694" w:author="Sands, Scott A.,Ph.D. [2]" w:date="2019-06-07T16:04:00Z">
        <w:r w:rsidR="0053774A">
          <w:t xml:space="preserve">combinations of </w:t>
        </w:r>
      </w:ins>
      <w:ins w:id="695" w:author="Sands, Scott A.,Ph.D." w:date="2019-06-06T14:41:00Z">
        <w:r w:rsidR="00B232B8">
          <w:t>collapsibility, loop gain, arousal threshold;</w:t>
        </w:r>
      </w:ins>
      <w:ins w:id="696" w:author="Sands, Scott A.,Ph.D." w:date="2019-06-06T14:40:00Z">
        <w:r w:rsidR="00B232B8">
          <w:t xml:space="preserve"> not shown</w:t>
        </w:r>
      </w:ins>
      <w:ins w:id="697" w:author="Sands, Scott A.,Ph.D." w:date="2019-06-06T14:39:00Z">
        <w:r w:rsidR="00B232B8">
          <w:t xml:space="preserve">) </w:t>
        </w:r>
      </w:ins>
      <w:r w:rsidR="00BD1801">
        <w:t>suggested</w:t>
      </w:r>
      <w:r w:rsidR="00661ABF">
        <w:t xml:space="preserve"> complex interactions between multiple traits and oral appliance efficacy</w:t>
      </w:r>
      <w:ins w:id="698" w:author="Sands, Scott A.,Ph.D." w:date="2019-06-06T14:41:00Z">
        <w:r w:rsidR="00B232B8">
          <w:t xml:space="preserve"> that </w:t>
        </w:r>
      </w:ins>
      <w:ins w:id="699" w:author="Sands, Scott A.,Ph.D. [2]" w:date="2019-06-07T15:37:00Z">
        <w:r w:rsidR="00703C1F">
          <w:t xml:space="preserve">could not be </w:t>
        </w:r>
      </w:ins>
      <w:ins w:id="700" w:author="Sands, Scott A.,Ph.D." w:date="2019-06-06T14:41:00Z">
        <w:del w:id="701" w:author="Sands, Scott A.,Ph.D. [2]" w:date="2019-06-07T15:37:00Z">
          <w:r w:rsidR="00B232B8" w:rsidDel="00703C1F">
            <w:delText xml:space="preserve">were not </w:delText>
          </w:r>
        </w:del>
        <w:r w:rsidR="00B232B8">
          <w:t xml:space="preserve">captured </w:t>
        </w:r>
      </w:ins>
      <w:ins w:id="702" w:author="Sands, Scott A.,Ph.D. [2]" w:date="2019-06-07T15:37:00Z">
        <w:r w:rsidR="00703C1F">
          <w:t xml:space="preserve">appropriately using </w:t>
        </w:r>
      </w:ins>
      <w:ins w:id="703" w:author="Sands, Scott A.,Ph.D." w:date="2019-06-06T14:41:00Z">
        <w:del w:id="704" w:author="Sands, Scott A.,Ph.D. [2]" w:date="2019-06-07T15:38:00Z">
          <w:r w:rsidR="00B232B8" w:rsidDel="00703C1F">
            <w:delText xml:space="preserve">by </w:delText>
          </w:r>
        </w:del>
        <w:r w:rsidR="00B232B8">
          <w:t>bivariate regression</w:t>
        </w:r>
      </w:ins>
      <w:r w:rsidR="00661ABF">
        <w:t xml:space="preserve">. </w:t>
      </w:r>
      <w:commentRangeEnd w:id="687"/>
      <w:r w:rsidR="00A44C86">
        <w:rPr>
          <w:rStyle w:val="CommentReference"/>
          <w:szCs w:val="20"/>
          <w:lang w:val="x-none"/>
        </w:rPr>
        <w:commentReference w:id="687"/>
      </w:r>
      <w:r>
        <w:t xml:space="preserve">We </w:t>
      </w:r>
      <w:r w:rsidR="00661ABF">
        <w:t xml:space="preserve">therefore </w:t>
      </w:r>
      <w:r>
        <w:t xml:space="preserve">employed a </w:t>
      </w:r>
      <w:r w:rsidRPr="008368A6">
        <w:rPr>
          <w:i/>
        </w:rPr>
        <w:t>quadratic</w:t>
      </w:r>
      <w:r>
        <w:t xml:space="preserve"> </w:t>
      </w:r>
      <w:ins w:id="705" w:author="Sands, Scott A.,Ph.D. [2]" w:date="2019-06-07T15:38:00Z">
        <w:r w:rsidR="00703C1F">
          <w:t xml:space="preserve">regression </w:t>
        </w:r>
      </w:ins>
      <w:del w:id="706" w:author="Sands, Scott A.,Ph.D. [2]" w:date="2019-06-07T18:34:00Z">
        <w:r w:rsidDel="00E01BEC">
          <w:delText xml:space="preserve">model </w:delText>
        </w:r>
      </w:del>
      <w:ins w:id="707" w:author="Sands, Scott A.,Ph.D. [2]" w:date="2019-06-07T15:38:00Z">
        <w:r w:rsidR="00703C1F">
          <w:t xml:space="preserve">analysis; the total possible terms </w:t>
        </w:r>
      </w:ins>
      <w:del w:id="708" w:author="Sands, Scott A.,Ph.D. [2]" w:date="2019-06-07T15:38:00Z">
        <w:r w:rsidDel="00703C1F">
          <w:delText xml:space="preserve">that </w:delText>
        </w:r>
      </w:del>
      <w:r>
        <w:t>include</w:t>
      </w:r>
      <w:del w:id="709" w:author="Sands, Scott A.,Ph.D. [2]" w:date="2019-06-07T15:38:00Z">
        <w:r w:rsidDel="00703C1F">
          <w:delText>d</w:delText>
        </w:r>
      </w:del>
      <w:r>
        <w:t xml:space="preserve"> </w:t>
      </w:r>
      <w:ins w:id="710" w:author="Sands, Scott A.,Ph.D. [2]" w:date="2019-06-07T15:39:00Z">
        <w:r w:rsidR="00703C1F">
          <w:t xml:space="preserve">the 5 </w:t>
        </w:r>
      </w:ins>
      <w:r>
        <w:t xml:space="preserve">individual OSA </w:t>
      </w:r>
      <w:proofErr w:type="spellStart"/>
      <w:r>
        <w:t>endotypic</w:t>
      </w:r>
      <w:proofErr w:type="spellEnd"/>
      <w:r>
        <w:t xml:space="preserve"> traits</w:t>
      </w:r>
      <w:del w:id="711" w:author="Sands, Scott A.,Ph.D. [2]" w:date="2019-06-07T15:39:00Z">
        <w:r w:rsidDel="00703C1F">
          <w:delText xml:space="preserve"> </w:delText>
        </w:r>
        <w:r w:rsidR="00D95B71" w:rsidDel="00703C1F">
          <w:delText>(</w:delText>
        </w:r>
        <w:r w:rsidR="00EE7942" w:rsidDel="00703C1F">
          <w:delText>M</w:delText>
        </w:r>
        <w:r w:rsidR="00D95B71" w:rsidDel="00703C1F">
          <w:delText>=5)</w:delText>
        </w:r>
      </w:del>
      <w:r w:rsidR="003B3D49">
        <w:t xml:space="preserve">, </w:t>
      </w:r>
      <w:ins w:id="712" w:author="Sands, Scott A.,Ph.D. [2]" w:date="2019-06-07T15:39:00Z">
        <w:r w:rsidR="00703C1F">
          <w:t xml:space="preserve">5 squared terms (1 per trait), </w:t>
        </w:r>
      </w:ins>
      <w:del w:id="713" w:author="Sands, Scott A.,Ph.D. [2]" w:date="2019-06-07T15:39:00Z">
        <w:r w:rsidR="003B3D49" w:rsidDel="00703C1F">
          <w:delText>trait</w:delText>
        </w:r>
        <w:r w:rsidDel="00703C1F">
          <w:delText xml:space="preserve">s after square-transformation (M=5) </w:delText>
        </w:r>
      </w:del>
      <w:r>
        <w:t xml:space="preserve">and </w:t>
      </w:r>
      <w:ins w:id="714" w:author="Sands, Scott A.,Ph.D. [2]" w:date="2019-06-07T15:39:00Z">
        <w:r w:rsidR="00703C1F">
          <w:t xml:space="preserve">10 </w:t>
        </w:r>
      </w:ins>
      <w:r>
        <w:t>interaction terms</w:t>
      </w:r>
      <w:del w:id="715" w:author="Sands, Scott A.,Ph.D. [2]" w:date="2019-06-07T15:39:00Z">
        <w:r w:rsidDel="00703C1F">
          <w:delText xml:space="preserve"> between traits </w:delText>
        </w:r>
        <w:r w:rsidR="00C2094D" w:rsidDel="00703C1F">
          <w:delText>(</w:delText>
        </w:r>
        <w:r w:rsidR="00EE7942" w:rsidDel="00703C1F">
          <w:delText>M</w:delText>
        </w:r>
        <w:r w:rsidR="00D41177" w:rsidDel="00703C1F">
          <w:delText>=10</w:delText>
        </w:r>
        <w:r w:rsidDel="00703C1F">
          <w:delText>) which sums to a</w:delText>
        </w:r>
      </w:del>
      <w:ins w:id="716" w:author="Sands, Scott A.,Ph.D. [2]" w:date="2019-06-07T15:39:00Z">
        <w:r w:rsidR="00703C1F">
          <w:t xml:space="preserve">, for a </w:t>
        </w:r>
      </w:ins>
      <w:del w:id="717" w:author="Sands, Scott A.,Ph.D. [2]" w:date="2019-06-07T15:39:00Z">
        <w:r w:rsidDel="00703C1F">
          <w:delText xml:space="preserve"> </w:delText>
        </w:r>
      </w:del>
      <w:r>
        <w:t xml:space="preserve">total of 20 </w:t>
      </w:r>
      <w:ins w:id="718" w:author="Sands, Scott A.,Ph.D. [2]" w:date="2019-06-07T15:39:00Z">
        <w:r w:rsidR="00703C1F">
          <w:t xml:space="preserve">possible </w:t>
        </w:r>
      </w:ins>
      <w:del w:id="719" w:author="Sands, Scott A.,Ph.D. [2]" w:date="2019-06-07T15:40:00Z">
        <w:r w:rsidDel="00703C1F">
          <w:delText>variables (</w:delText>
        </w:r>
      </w:del>
      <w:r>
        <w:t>terms</w:t>
      </w:r>
      <w:del w:id="720" w:author="Sands, Scott A.,Ph.D. [2]" w:date="2019-06-07T15:40:00Z">
        <w:r w:rsidDel="00703C1F">
          <w:delText>)</w:delText>
        </w:r>
      </w:del>
      <w:r w:rsidR="00D41177">
        <w:t>.</w:t>
      </w:r>
      <w:r w:rsidR="00F9510C">
        <w:t xml:space="preserve"> </w:t>
      </w:r>
      <w:r w:rsidR="00732198">
        <w:t>Significant s</w:t>
      </w:r>
      <w:r w:rsidR="00736416" w:rsidRPr="00736416">
        <w:t>quare-transformed terms</w:t>
      </w:r>
      <w:r w:rsidR="00B730B3">
        <w:t xml:space="preserve"> </w:t>
      </w:r>
      <w:r w:rsidR="00732198">
        <w:t>would indicate</w:t>
      </w:r>
      <w:r w:rsidR="00FD0DD6" w:rsidRPr="00736416">
        <w:t xml:space="preserve"> </w:t>
      </w:r>
      <w:r w:rsidR="00736416" w:rsidRPr="00736416">
        <w:t>non-linear relationships with efficacy (e.g.</w:t>
      </w:r>
      <w:r w:rsidR="00D3734A">
        <w:t xml:space="preserve"> </w:t>
      </w:r>
      <w:r w:rsidR="00736416" w:rsidRPr="00736416">
        <w:t>U-shaped curve)</w:t>
      </w:r>
      <w:r w:rsidR="00732198">
        <w:t>, and</w:t>
      </w:r>
      <w:r w:rsidR="00736416" w:rsidRPr="00736416">
        <w:t xml:space="preserve"> </w:t>
      </w:r>
      <w:r w:rsidR="00732198">
        <w:t>i</w:t>
      </w:r>
      <w:r w:rsidR="00736416" w:rsidRPr="00736416">
        <w:t xml:space="preserve">nteraction terms </w:t>
      </w:r>
      <w:r w:rsidR="00732198">
        <w:t xml:space="preserve">would imply </w:t>
      </w:r>
      <w:r w:rsidR="00736416" w:rsidRPr="00736416">
        <w:t>that</w:t>
      </w:r>
      <w:r w:rsidR="00D3734A">
        <w:t xml:space="preserve"> the</w:t>
      </w:r>
      <w:r w:rsidR="00736416" w:rsidRPr="00736416">
        <w:t xml:space="preserve"> relationship </w:t>
      </w:r>
      <w:r w:rsidR="00736416">
        <w:t xml:space="preserve">between </w:t>
      </w:r>
      <w:r w:rsidR="00FD0DD6" w:rsidRPr="00736416">
        <w:t xml:space="preserve">efficacy </w:t>
      </w:r>
      <w:r w:rsidR="00FD0DD6">
        <w:t xml:space="preserve">and an </w:t>
      </w:r>
      <w:proofErr w:type="spellStart"/>
      <w:r w:rsidR="00FD0DD6">
        <w:t>endotypic</w:t>
      </w:r>
      <w:proofErr w:type="spellEnd"/>
      <w:r w:rsidR="00FD0DD6">
        <w:t xml:space="preserve"> </w:t>
      </w:r>
      <w:r w:rsidR="00736416" w:rsidRPr="00736416">
        <w:t xml:space="preserve">trait varies depending on </w:t>
      </w:r>
      <w:r w:rsidR="00736416">
        <w:t xml:space="preserve">the </w:t>
      </w:r>
      <w:r w:rsidR="00736416" w:rsidRPr="00736416">
        <w:t xml:space="preserve">level of </w:t>
      </w:r>
      <w:r w:rsidR="00732198">
        <w:t>an</w:t>
      </w:r>
      <w:r w:rsidR="00736416" w:rsidRPr="00736416">
        <w:t xml:space="preserve">other trait. </w:t>
      </w:r>
      <w:r>
        <w:t xml:space="preserve">An example </w:t>
      </w:r>
      <w:r w:rsidR="00BD1801">
        <w:t xml:space="preserve">quadratic model expression with just two traits would be </w:t>
      </w:r>
      <w:r>
        <w:t>β</w:t>
      </w:r>
      <w:r w:rsidRPr="00143E44">
        <w:rPr>
          <w:vertAlign w:val="subscript"/>
        </w:rPr>
        <w:t>0</w:t>
      </w:r>
      <w:r w:rsidR="00D3734A">
        <w:rPr>
          <w:vertAlign w:val="subscript"/>
        </w:rPr>
        <w:t xml:space="preserve"> </w:t>
      </w:r>
      <w:r>
        <w:t>+</w:t>
      </w:r>
      <w:r w:rsidR="00D3734A">
        <w:t xml:space="preserve"> </w:t>
      </w:r>
      <w:r>
        <w:t>β</w:t>
      </w:r>
      <w:r>
        <w:rPr>
          <w:vertAlign w:val="subscript"/>
        </w:rPr>
        <w:t>1</w:t>
      </w:r>
      <w:r>
        <w:t>(loop gain)</w:t>
      </w:r>
      <w:r w:rsidR="00D3734A">
        <w:t xml:space="preserve"> </w:t>
      </w:r>
      <w:r>
        <w:t>+</w:t>
      </w:r>
      <w:r w:rsidR="00D3734A">
        <w:t xml:space="preserve"> </w:t>
      </w:r>
      <w:r>
        <w:t>β</w:t>
      </w:r>
      <w:r>
        <w:rPr>
          <w:vertAlign w:val="subscript"/>
        </w:rPr>
        <w:t>2</w:t>
      </w:r>
      <w:r>
        <w:t>(</w:t>
      </w:r>
      <w:r w:rsidR="00AF7AE1" w:rsidRPr="00881928">
        <w:t>V</w:t>
      </w:r>
      <w:r w:rsidR="00AF7AE1" w:rsidRPr="00AF7AE1">
        <w:rPr>
          <w:vertAlign w:val="subscript"/>
        </w:rPr>
        <w:t>PASSIVE</w:t>
      </w:r>
      <w:r>
        <w:t>)</w:t>
      </w:r>
      <w:r w:rsidR="00D3734A">
        <w:t xml:space="preserve"> </w:t>
      </w:r>
      <w:r>
        <w:t>+</w:t>
      </w:r>
      <w:r w:rsidR="00D3734A">
        <w:t xml:space="preserve"> </w:t>
      </w:r>
      <w:r>
        <w:t>β</w:t>
      </w:r>
      <w:r>
        <w:rPr>
          <w:vertAlign w:val="subscript"/>
        </w:rPr>
        <w:t>3</w:t>
      </w:r>
      <w:r>
        <w:t>(loop gain)</w:t>
      </w:r>
      <w:r w:rsidRPr="00143E44">
        <w:rPr>
          <w:vertAlign w:val="superscript"/>
        </w:rPr>
        <w:t>2</w:t>
      </w:r>
      <w:r>
        <w:t>+</w:t>
      </w:r>
      <w:r w:rsidR="00D3734A">
        <w:t xml:space="preserve"> </w:t>
      </w:r>
      <w:r>
        <w:t>β</w:t>
      </w:r>
      <w:r>
        <w:rPr>
          <w:vertAlign w:val="subscript"/>
        </w:rPr>
        <w:t>4</w:t>
      </w:r>
      <w:r>
        <w:t>(</w:t>
      </w:r>
      <w:r w:rsidR="00AF7AE1" w:rsidRPr="00881928">
        <w:t>V</w:t>
      </w:r>
      <w:r w:rsidR="00AF7AE1" w:rsidRPr="00AF7AE1">
        <w:rPr>
          <w:vertAlign w:val="subscript"/>
        </w:rPr>
        <w:t>PASSIVE</w:t>
      </w:r>
      <w:r>
        <w:t>)</w:t>
      </w:r>
      <w:r w:rsidRPr="00143E44">
        <w:rPr>
          <w:vertAlign w:val="superscript"/>
        </w:rPr>
        <w:t>2</w:t>
      </w:r>
      <w:r w:rsidR="00D3734A">
        <w:rPr>
          <w:vertAlign w:val="superscript"/>
        </w:rPr>
        <w:t xml:space="preserve"> </w:t>
      </w:r>
      <w:r>
        <w:t>+</w:t>
      </w:r>
      <w:r w:rsidR="00D3734A">
        <w:t xml:space="preserve"> </w:t>
      </w:r>
      <w:r>
        <w:t>β</w:t>
      </w:r>
      <w:r>
        <w:rPr>
          <w:vertAlign w:val="subscript"/>
        </w:rPr>
        <w:t>5</w:t>
      </w:r>
      <w:r>
        <w:t>(loop gain</w:t>
      </w:r>
      <w:r w:rsidR="00732198">
        <w:t xml:space="preserve"> </w:t>
      </w:r>
      <w:r>
        <w:t>×</w:t>
      </w:r>
      <w:r w:rsidR="00732198">
        <w:t xml:space="preserve"> </w:t>
      </w:r>
      <w:r w:rsidR="00AF7AE1" w:rsidRPr="00881928">
        <w:t>V</w:t>
      </w:r>
      <w:r w:rsidR="00AF7AE1" w:rsidRPr="00AF7AE1">
        <w:rPr>
          <w:vertAlign w:val="subscript"/>
        </w:rPr>
        <w:t>PASSIVE</w:t>
      </w:r>
      <w:r>
        <w:t>).</w:t>
      </w:r>
      <w:r w:rsidR="003718C8" w:rsidRPr="003718C8">
        <w:t xml:space="preserve"> </w:t>
      </w:r>
      <w:ins w:id="721" w:author="Sands, Scott A.,Ph.D. [2]" w:date="2019-06-07T15:40:00Z">
        <w:r w:rsidR="00703C1F">
          <w:t xml:space="preserve">To determine which terms should be included we </w:t>
        </w:r>
      </w:ins>
      <w:ins w:id="722" w:author="Sands, Scott A.,Ph.D. [2]" w:date="2019-06-07T15:41:00Z">
        <w:r w:rsidR="00703C1F">
          <w:t xml:space="preserve">employed a backward elimination method: We started with a model that included all </w:t>
        </w:r>
      </w:ins>
      <w:ins w:id="723" w:author="Sands, Scott A.,Ph.D." w:date="2019-05-24T17:54:00Z">
        <w:del w:id="724" w:author="Sands, Scott A.,Ph.D. [2]" w:date="2019-06-07T15:41:00Z">
          <w:r w:rsidR="00081131" w:rsidDel="00703C1F">
            <w:delText xml:space="preserve">Initially, </w:delText>
          </w:r>
        </w:del>
      </w:ins>
      <w:ins w:id="725" w:author="Sands, Scott A.,Ph.D." w:date="2019-05-24T18:01:00Z">
        <w:del w:id="726" w:author="Sands, Scott A.,Ph.D. [2]" w:date="2019-06-07T15:41:00Z">
          <w:r w:rsidR="00F52756" w:rsidDel="00703C1F">
            <w:delText xml:space="preserve">a model with </w:delText>
          </w:r>
        </w:del>
      </w:ins>
      <w:ins w:id="727" w:author="Sands, Scott A.,Ph.D." w:date="2019-05-24T17:54:00Z">
        <w:del w:id="728" w:author="Sands, Scott A.,Ph.D. [2]" w:date="2019-06-07T15:41:00Z">
          <w:r w:rsidR="00081131" w:rsidDel="00703C1F">
            <w:delText xml:space="preserve">all </w:delText>
          </w:r>
        </w:del>
      </w:ins>
      <w:ins w:id="729" w:author="Sands, Scott A.,Ph.D." w:date="2019-05-24T18:01:00Z">
        <w:r w:rsidR="00F52756">
          <w:t xml:space="preserve">20 </w:t>
        </w:r>
      </w:ins>
      <w:ins w:id="730" w:author="Sands, Scott A.,Ph.D." w:date="2019-05-24T17:54:00Z">
        <w:r w:rsidR="00081131">
          <w:t>term</w:t>
        </w:r>
      </w:ins>
      <w:ins w:id="731" w:author="Sands, Scott A.,Ph.D." w:date="2019-05-24T17:55:00Z">
        <w:r w:rsidR="00081131">
          <w:t>s</w:t>
        </w:r>
        <w:del w:id="732" w:author="Sands, Scott A.,Ph.D. [2]" w:date="2019-06-07T15:41:00Z">
          <w:r w:rsidR="00081131" w:rsidDel="00703C1F">
            <w:delText xml:space="preserve"> </w:delText>
          </w:r>
        </w:del>
      </w:ins>
      <w:ins w:id="733" w:author="Sands, Scott A.,Ph.D." w:date="2019-05-24T18:01:00Z">
        <w:del w:id="734" w:author="Sands, Scott A.,Ph.D. [2]" w:date="2019-06-07T15:41:00Z">
          <w:r w:rsidR="00F52756" w:rsidDel="00703C1F">
            <w:delText>was built;</w:delText>
          </w:r>
        </w:del>
      </w:ins>
      <w:ins w:id="735" w:author="Sands, Scott A.,Ph.D. [2]" w:date="2019-06-07T15:41:00Z">
        <w:r w:rsidR="00703C1F">
          <w:t>.</w:t>
        </w:r>
      </w:ins>
      <w:ins w:id="736" w:author="Sands, Scott A.,Ph.D." w:date="2019-05-24T18:01:00Z">
        <w:r w:rsidR="00F52756">
          <w:t xml:space="preserve"> </w:t>
        </w:r>
      </w:ins>
      <w:ins w:id="737" w:author="Sands, Scott A.,Ph.D." w:date="2019-05-24T17:55:00Z">
        <w:del w:id="738" w:author="Sands, Scott A.,Ph.D. [2]" w:date="2019-06-07T15:41:00Z">
          <w:r w:rsidR="00081131" w:rsidDel="00703C1F">
            <w:delText>s</w:delText>
          </w:r>
        </w:del>
      </w:ins>
      <w:ins w:id="739" w:author="Sands, Scott A.,Ph.D. [2]" w:date="2019-06-07T15:41:00Z">
        <w:r w:rsidR="00703C1F">
          <w:t>S</w:t>
        </w:r>
      </w:ins>
      <w:ins w:id="740" w:author="Sands, Scott A.,Ph.D." w:date="2019-05-24T17:55:00Z">
        <w:r w:rsidR="00081131">
          <w:t xml:space="preserve">ubsequently, </w:t>
        </w:r>
      </w:ins>
      <w:del w:id="741" w:author="Sands, Scott A.,Ph.D." w:date="2019-05-24T17:55:00Z">
        <w:r w:rsidR="003718C8" w:rsidDel="00081131">
          <w:delText>B</w:delText>
        </w:r>
      </w:del>
      <w:ins w:id="742" w:author="Sands, Scott A.,Ph.D." w:date="2019-05-24T17:55:00Z">
        <w:r w:rsidR="00081131">
          <w:t>b</w:t>
        </w:r>
      </w:ins>
      <w:r w:rsidR="003718C8">
        <w:t xml:space="preserve">ackward stepwise elimination </w:t>
      </w:r>
      <w:ins w:id="743" w:author="Sands, Scott A.,Ph.D. [2]" w:date="2019-06-07T15:47:00Z">
        <w:r w:rsidR="00E82CB8">
          <w:t xml:space="preserve">iteratively </w:t>
        </w:r>
      </w:ins>
      <w:ins w:id="744" w:author="Sands, Scott A.,Ph.D. [2]" w:date="2019-06-07T15:43:00Z">
        <w:r w:rsidR="00E82CB8">
          <w:t xml:space="preserve">removed </w:t>
        </w:r>
      </w:ins>
      <w:ins w:id="745" w:author="Sands, Scott A.,Ph.D. [2]" w:date="2019-06-07T15:47:00Z">
        <w:r w:rsidR="00E82CB8">
          <w:t>each</w:t>
        </w:r>
      </w:ins>
      <w:ins w:id="746" w:author="Sands, Scott A.,Ph.D. [2]" w:date="2019-06-07T15:46:00Z">
        <w:r w:rsidR="00E82CB8">
          <w:t xml:space="preserve"> </w:t>
        </w:r>
      </w:ins>
      <w:ins w:id="747" w:author="Sands, Scott A.,Ph.D. [2]" w:date="2019-06-07T15:43:00Z">
        <w:r w:rsidR="00E82CB8">
          <w:t>term with the highest p-value</w:t>
        </w:r>
      </w:ins>
      <w:ins w:id="748" w:author="Sands, Scott A.,Ph.D. [2]" w:date="2019-06-07T15:46:00Z">
        <w:r w:rsidR="00E82CB8">
          <w:t>,</w:t>
        </w:r>
      </w:ins>
      <w:ins w:id="749" w:author="Sands, Scott A.,Ph.D. [2]" w:date="2019-06-07T15:43:00Z">
        <w:r w:rsidR="00E82CB8">
          <w:t xml:space="preserve"> </w:t>
        </w:r>
      </w:ins>
      <w:ins w:id="750" w:author="Sands, Scott A.,Ph.D. [2]" w:date="2019-06-07T15:46:00Z">
        <w:r w:rsidR="00E82CB8">
          <w:t xml:space="preserve">if </w:t>
        </w:r>
      </w:ins>
      <w:ins w:id="751" w:author="Sands, Scott A.,Ph.D. [2]" w:date="2019-06-07T15:43:00Z">
        <w:r w:rsidR="00E82CB8">
          <w:t xml:space="preserve">p&gt;0.157 </w:t>
        </w:r>
      </w:ins>
      <w:r w:rsidR="003718C8">
        <w:t>(</w:t>
      </w:r>
      <w:ins w:id="752" w:author="Sands, Scott A.,Ph.D. [2]" w:date="2019-06-07T15:43:00Z">
        <w:r w:rsidR="00E82CB8">
          <w:t xml:space="preserve">Wald-test, </w:t>
        </w:r>
      </w:ins>
      <w:del w:id="753" w:author="Sands, Scott A.,Ph.D. [2]" w:date="2019-06-07T15:44:00Z">
        <w:r w:rsidR="00723E2F" w:rsidDel="00E82CB8">
          <w:delText>p</w:delText>
        </w:r>
        <w:r w:rsidR="003718C8" w:rsidDel="00E82CB8">
          <w:delText>-to-remove=</w:delText>
        </w:r>
        <w:commentRangeStart w:id="754"/>
        <w:r w:rsidR="003718C8" w:rsidDel="00E82CB8">
          <w:delText>0.157</w:delText>
        </w:r>
        <w:commentRangeEnd w:id="754"/>
        <w:r w:rsidR="00EF25C0" w:rsidDel="00E82CB8">
          <w:rPr>
            <w:rStyle w:val="CommentReference"/>
            <w:szCs w:val="20"/>
            <w:lang w:val="x-none"/>
          </w:rPr>
          <w:commentReference w:id="754"/>
        </w:r>
      </w:del>
      <w:ins w:id="755" w:author="Sands, Scott A.,Ph.D." w:date="2019-05-24T17:55:00Z">
        <w:del w:id="756" w:author="Sands, Scott A.,Ph.D. [2]" w:date="2019-06-07T15:44:00Z">
          <w:r w:rsidR="00081131" w:rsidDel="00E82CB8">
            <w:delText xml:space="preserve">, </w:delText>
          </w:r>
        </w:del>
        <w:r w:rsidR="00081131">
          <w:t xml:space="preserve">equivalent to </w:t>
        </w:r>
      </w:ins>
      <w:ins w:id="757" w:author="Sands, Scott A.,Ph.D." w:date="2019-05-24T17:56:00Z">
        <w:r w:rsidR="00081131" w:rsidRPr="00081131">
          <w:t xml:space="preserve">Akaike </w:t>
        </w:r>
        <w:r w:rsidR="00081131">
          <w:t>I</w:t>
        </w:r>
        <w:r w:rsidR="00081131" w:rsidRPr="00081131">
          <w:t xml:space="preserve">nformation </w:t>
        </w:r>
        <w:r w:rsidR="00081131">
          <w:t>C</w:t>
        </w:r>
        <w:r w:rsidR="00081131" w:rsidRPr="00081131">
          <w:t>riterion</w:t>
        </w:r>
      </w:ins>
      <w:ins w:id="758" w:author="Sands, Scott A.,Ph.D. [2]" w:date="2019-06-07T15:45:00Z">
        <w:r w:rsidR="00E82CB8">
          <w:t>,</w:t>
        </w:r>
      </w:ins>
      <w:ins w:id="759" w:author="Sands, Scott A.,Ph.D. [2]" w:date="2019-06-07T15:44:00Z">
        <w:r w:rsidR="00E82CB8">
          <w:t xml:space="preserve"> indicating that the relative quality of the model was not improved with the inclusion of the term</w:t>
        </w:r>
      </w:ins>
      <w:ins w:id="760" w:author="Sands, Scott A.,Ph.D." w:date="2019-05-24T17:55:00Z">
        <w:del w:id="761" w:author="Sands, Scott A.,Ph.D. [2]" w:date="2019-06-07T15:44:00Z">
          <w:r w:rsidR="00081131" w:rsidDel="00E82CB8">
            <w:delText xml:space="preserve"> for </w:delText>
          </w:r>
        </w:del>
      </w:ins>
      <w:ins w:id="762" w:author="Sands, Scott A.,Ph.D." w:date="2019-05-24T17:56:00Z">
        <w:del w:id="763" w:author="Sands, Scott A.,Ph.D. [2]" w:date="2019-06-07T15:44:00Z">
          <w:r w:rsidR="00081131" w:rsidDel="00E82CB8">
            <w:delText>comparing the relative quality of two models</w:delText>
          </w:r>
        </w:del>
      </w:ins>
      <w:r w:rsidR="003718C8">
        <w:t>)</w:t>
      </w:r>
      <w:commentRangeStart w:id="764"/>
      <w:r w:rsidR="003718C8" w:rsidRPr="00B45D99">
        <w:rPr>
          <w:rStyle w:val="Hyperlink"/>
        </w:rPr>
        <w:fldChar w:fldCharType="begin">
          <w:fldData xml:space="preserve">PEVuZE5vdGU+PENpdGU+PEF1dGhvcj5EdW5rbGVyPC9BdXRob3I+PFllYXI+MjAxNDwvWWVhcj48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</w:fldData>
        </w:fldChar>
      </w:r>
      <w:r w:rsidR="00CE639D">
        <w:rPr>
          <w:rStyle w:val="Hyperlink"/>
        </w:rPr>
        <w:instrText xml:space="preserve"> ADDIN EN.CITE </w:instrText>
      </w:r>
      <w:r w:rsidR="00CE639D">
        <w:rPr>
          <w:rStyle w:val="Hyperlink"/>
        </w:rPr>
        <w:fldChar w:fldCharType="begin">
          <w:fldData xml:space="preserve">PEVuZE5vdGU+PENpdGU+PEF1dGhvcj5EdW5rbGVyPC9BdXRob3I+PFllYXI+MjAxNDwvWWVhcj48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</w:fldData>
        </w:fldChar>
      </w:r>
      <w:r w:rsidR="00CE639D">
        <w:rPr>
          <w:rStyle w:val="Hyperlink"/>
        </w:rPr>
        <w:instrText xml:space="preserve"> ADDIN EN.CITE.DATA </w:instrText>
      </w:r>
      <w:r w:rsidR="00CE639D">
        <w:rPr>
          <w:rStyle w:val="Hyperlink"/>
        </w:rPr>
      </w:r>
      <w:r w:rsidR="00CE639D">
        <w:rPr>
          <w:rStyle w:val="Hyperlink"/>
        </w:rPr>
        <w:fldChar w:fldCharType="end"/>
      </w:r>
      <w:r w:rsidR="003718C8" w:rsidRPr="00B45D99">
        <w:rPr>
          <w:rStyle w:val="Hyperlink"/>
        </w:rPr>
      </w:r>
      <w:r w:rsidR="003718C8" w:rsidRPr="00B45D99">
        <w:rPr>
          <w:rStyle w:val="Hyperlink"/>
        </w:rPr>
        <w:fldChar w:fldCharType="separate"/>
      </w:r>
      <w:hyperlink w:anchor="_ENREF_36" w:tooltip="Sands, 2018 #3899" w:history="1">
        <w:r w:rsidR="00CE639D" w:rsidRPr="00CE639D">
          <w:rPr>
            <w:rStyle w:val="Hyperlink"/>
            <w:noProof/>
            <w:vertAlign w:val="superscript"/>
          </w:rPr>
          <w:t>36</w:t>
        </w:r>
      </w:hyperlink>
      <w:r w:rsidR="00CE639D" w:rsidRPr="00CE639D">
        <w:rPr>
          <w:rStyle w:val="Hyperlink"/>
          <w:noProof/>
          <w:vertAlign w:val="superscript"/>
        </w:rPr>
        <w:t>,</w:t>
      </w:r>
      <w:hyperlink w:anchor="_ENREF_39" w:tooltip="Dunkler, 2014 #622" w:history="1">
        <w:r w:rsidR="00CE639D" w:rsidRPr="00CE639D">
          <w:rPr>
            <w:rStyle w:val="Hyperlink"/>
            <w:noProof/>
            <w:vertAlign w:val="superscript"/>
          </w:rPr>
          <w:t>39-41</w:t>
        </w:r>
      </w:hyperlink>
      <w:r w:rsidR="003718C8" w:rsidRPr="00B45D99">
        <w:rPr>
          <w:rStyle w:val="Hyperlink"/>
        </w:rPr>
        <w:fldChar w:fldCharType="end"/>
      </w:r>
      <w:commentRangeEnd w:id="764"/>
      <w:r w:rsidR="00ED04D6">
        <w:rPr>
          <w:rStyle w:val="CommentReference"/>
          <w:szCs w:val="20"/>
          <w:lang w:val="x-none"/>
        </w:rPr>
        <w:commentReference w:id="764"/>
      </w:r>
      <w:ins w:id="765" w:author="Sands, Scott A.,Ph.D. [2]" w:date="2019-06-07T15:47:00Z">
        <w:r w:rsidR="00E82CB8">
          <w:rPr>
            <w:rStyle w:val="Hyperlink"/>
          </w:rPr>
          <w:t>; the approach w</w:t>
        </w:r>
      </w:ins>
      <w:ins w:id="766" w:author="Sands, Scott A.,Ph.D. [2]" w:date="2019-06-07T15:48:00Z">
        <w:r w:rsidR="00E82CB8">
          <w:rPr>
            <w:rStyle w:val="Hyperlink"/>
          </w:rPr>
          <w:t xml:space="preserve">as employed </w:t>
        </w:r>
      </w:ins>
      <w:ins w:id="767" w:author="Sands, Scott A.,Ph.D. [2]" w:date="2019-06-07T15:46:00Z">
        <w:r w:rsidR="00E82CB8">
          <w:rPr>
            <w:rStyle w:val="Hyperlink"/>
          </w:rPr>
          <w:t xml:space="preserve">on the basis </w:t>
        </w:r>
      </w:ins>
      <w:del w:id="768" w:author="Sands, Scott A.,Ph.D. [2]" w:date="2019-06-07T15:46:00Z">
        <w:r w:rsidR="003718C8" w:rsidDel="00E82CB8">
          <w:delText xml:space="preserve"> </w:delText>
        </w:r>
      </w:del>
      <w:del w:id="769" w:author="Sands, Scott A.,Ph.D. [2]" w:date="2019-06-07T15:45:00Z">
        <w:r w:rsidR="003718C8" w:rsidDel="00E82CB8">
          <w:delText xml:space="preserve">removed </w:delText>
        </w:r>
      </w:del>
      <w:del w:id="770" w:author="Sands, Scott A.,Ph.D. [2]" w:date="2019-06-07T15:46:00Z">
        <w:r w:rsidR="003718C8" w:rsidDel="00E82CB8">
          <w:delText xml:space="preserve">terms </w:delText>
        </w:r>
      </w:del>
      <w:r w:rsidR="003718C8">
        <w:t xml:space="preserve">that </w:t>
      </w:r>
      <w:del w:id="771" w:author="Sands, Scott A.,Ph.D. [2]" w:date="2019-06-07T15:46:00Z">
        <w:r w:rsidR="003718C8" w:rsidDel="00E82CB8">
          <w:delText>contributed minimally to the model</w:delText>
        </w:r>
      </w:del>
      <w:ins w:id="772" w:author="Sands, Scott A.,Ph.D." w:date="2019-05-24T17:59:00Z">
        <w:del w:id="773" w:author="Sands, Scott A.,Ph.D. [2]" w:date="2019-06-07T15:46:00Z">
          <w:r w:rsidR="00F52756" w:rsidDel="00E82CB8">
            <w:delText xml:space="preserve"> (</w:delText>
          </w:r>
        </w:del>
      </w:ins>
      <w:ins w:id="774" w:author="Sands, Scott A.,Ph.D." w:date="2019-05-24T18:01:00Z">
        <w:del w:id="775" w:author="Sands, Scott A.,Ph.D. [2]" w:date="2019-06-07T15:46:00Z">
          <w:r w:rsidR="00F52756" w:rsidDel="00E82CB8">
            <w:delText xml:space="preserve">on the basis that </w:delText>
          </w:r>
        </w:del>
      </w:ins>
      <w:ins w:id="776" w:author="Sands, Scott A.,Ph.D." w:date="2019-05-24T18:06:00Z">
        <w:r w:rsidR="00812B99">
          <w:t xml:space="preserve">removal of very weak </w:t>
        </w:r>
        <w:bookmarkStart w:id="777" w:name="_Hlk10816570"/>
        <w:r w:rsidR="00812B99">
          <w:t xml:space="preserve">predictors reduces uncertainty of </w:t>
        </w:r>
      </w:ins>
      <w:ins w:id="778" w:author="Sands, Scott A.,Ph.D." w:date="2019-05-24T18:07:00Z">
        <w:r w:rsidR="00812B99">
          <w:t xml:space="preserve">remaining </w:t>
        </w:r>
      </w:ins>
      <w:ins w:id="779" w:author="Sands, Scott A.,Ph.D." w:date="2019-06-06T14:42:00Z">
        <w:r w:rsidR="00B232B8">
          <w:t xml:space="preserve">model </w:t>
        </w:r>
      </w:ins>
      <w:ins w:id="780" w:author="Sands, Scott A.,Ph.D." w:date="2019-05-24T18:06:00Z">
        <w:r w:rsidR="00812B99">
          <w:t>coefficients</w:t>
        </w:r>
      </w:ins>
      <w:bookmarkEnd w:id="777"/>
      <w:ins w:id="781" w:author="Sands, Scott A.,Ph.D." w:date="2019-05-24T18:00:00Z">
        <w:del w:id="782" w:author="Sands, Scott A.,Ph.D. [2]" w:date="2019-06-07T15:46:00Z">
          <w:r w:rsidR="00F52756" w:rsidDel="00E82CB8">
            <w:delText>)</w:delText>
          </w:r>
        </w:del>
      </w:ins>
      <w:r w:rsidR="003718C8">
        <w:t>.</w:t>
      </w:r>
      <w:ins w:id="783" w:author="Sands, Scott A.,Ph.D." w:date="2019-05-24T17:56:00Z">
        <w:r w:rsidR="00081131">
          <w:t xml:space="preserve"> </w:t>
        </w:r>
      </w:ins>
      <w:del w:id="784" w:author="Sands, Scott A.,Ph.D." w:date="2019-05-24T17:56:00Z">
        <w:r w:rsidR="00723E2F" w:rsidDel="00081131">
          <w:delText xml:space="preserve"> </w:delText>
        </w:r>
      </w:del>
      <w:r w:rsidR="00723E2F">
        <w:t xml:space="preserve">For interpreting associations, we did not adjust the P-value threshold for multiple comparisons (e.g. 5-traits: conservative p-threshold = 0.01). </w:t>
      </w:r>
      <w:ins w:id="785" w:author="Sands, Scott A.,Ph.D. [2]" w:date="2019-06-07T18:35:00Z">
        <w:r w:rsidR="004724BF">
          <w:t>Terms were accepted as significant at p&lt;0.05.</w:t>
        </w:r>
      </w:ins>
    </w:p>
    <w:p w14:paraId="16807245" w14:textId="7E25A3C1" w:rsidR="00473345" w:rsidRDefault="00C2094D" w:rsidP="003B6FB5">
      <w:pPr>
        <w:pStyle w:val="Body"/>
        <w:spacing w:line="480" w:lineRule="auto"/>
        <w:rPr>
          <w:ins w:id="786" w:author="Sands, Scott A.,Ph.D. [2]" w:date="2019-06-07T12:24:00Z"/>
        </w:rPr>
      </w:pPr>
      <w:r w:rsidRPr="007848CC">
        <w:rPr>
          <w:b/>
          <w:bCs/>
          <w:i/>
        </w:rPr>
        <w:t xml:space="preserve">Defining </w:t>
      </w:r>
      <w:proofErr w:type="spellStart"/>
      <w:r w:rsidR="00F65A0E">
        <w:rPr>
          <w:b/>
          <w:bCs/>
          <w:i/>
        </w:rPr>
        <w:t>e</w:t>
      </w:r>
      <w:r w:rsidR="00F65A0E" w:rsidRPr="007848CC">
        <w:rPr>
          <w:b/>
          <w:bCs/>
          <w:i/>
        </w:rPr>
        <w:t>ndotypic</w:t>
      </w:r>
      <w:proofErr w:type="spellEnd"/>
      <w:r w:rsidR="00F65A0E" w:rsidRPr="007848CC">
        <w:rPr>
          <w:b/>
          <w:bCs/>
          <w:i/>
        </w:rPr>
        <w:t xml:space="preserve"> </w:t>
      </w:r>
      <w:r w:rsidR="00F65A0E">
        <w:rPr>
          <w:b/>
          <w:bCs/>
          <w:i/>
        </w:rPr>
        <w:t>s</w:t>
      </w:r>
      <w:r w:rsidR="00F65A0E" w:rsidRPr="007848CC">
        <w:rPr>
          <w:b/>
          <w:bCs/>
          <w:i/>
        </w:rPr>
        <w:t>ubgroups</w:t>
      </w:r>
      <w:r w:rsidRPr="007848CC">
        <w:rPr>
          <w:b/>
          <w:bCs/>
          <w:i/>
        </w:rPr>
        <w:t xml:space="preserve">. </w:t>
      </w:r>
      <w:r w:rsidR="00EC2397" w:rsidRPr="00EC2397">
        <w:rPr>
          <w:bCs/>
        </w:rPr>
        <w:t>Defining</w:t>
      </w:r>
      <w:r w:rsidR="00EC2397">
        <w:rPr>
          <w:b/>
          <w:bCs/>
          <w:i/>
        </w:rPr>
        <w:t xml:space="preserve"> </w:t>
      </w:r>
      <w:r w:rsidR="00F9510C" w:rsidRPr="008368A6">
        <w:rPr>
          <w:bCs/>
        </w:rPr>
        <w:t xml:space="preserve">the </w:t>
      </w:r>
      <w:proofErr w:type="spellStart"/>
      <w:r w:rsidR="00F9510C" w:rsidRPr="008368A6">
        <w:rPr>
          <w:bCs/>
        </w:rPr>
        <w:t>endotypic</w:t>
      </w:r>
      <w:proofErr w:type="spellEnd"/>
      <w:r w:rsidR="00F9510C">
        <w:rPr>
          <w:b/>
          <w:bCs/>
          <w:i/>
        </w:rPr>
        <w:t xml:space="preserve"> </w:t>
      </w:r>
      <w:r w:rsidR="00EC2397">
        <w:t>s</w:t>
      </w:r>
      <w:r>
        <w:t>ubgroups of predict</w:t>
      </w:r>
      <w:r w:rsidR="00F046D4">
        <w:t>ed responders and predicted non-</w:t>
      </w:r>
      <w:r>
        <w:t>responders were based on the</w:t>
      </w:r>
      <w:r w:rsidR="00BB77A7">
        <w:t xml:space="preserve"> </w:t>
      </w:r>
      <w:r w:rsidR="00F9510C">
        <w:t xml:space="preserve">above regression model and the </w:t>
      </w:r>
      <w:r w:rsidR="00C541DA">
        <w:t>following</w:t>
      </w:r>
      <w:r w:rsidR="00F9510C">
        <w:t xml:space="preserve"> steps</w:t>
      </w:r>
      <w:r w:rsidR="00C541DA">
        <w:t xml:space="preserve">: </w:t>
      </w:r>
      <w:r w:rsidR="00EC2397">
        <w:t xml:space="preserve">1) </w:t>
      </w:r>
      <w:ins w:id="787" w:author="Sands, Scott A.,Ph.D." w:date="2019-06-06T14:44:00Z">
        <w:r w:rsidR="004B58EA">
          <w:t>T</w:t>
        </w:r>
      </w:ins>
      <w:del w:id="788" w:author="Sands, Scott A.,Ph.D." w:date="2019-06-06T14:44:00Z">
        <w:r w:rsidR="00256CB2" w:rsidDel="004B58EA">
          <w:delText>t</w:delText>
        </w:r>
      </w:del>
      <w:r w:rsidR="00256CB2">
        <w:t xml:space="preserve">rue </w:t>
      </w:r>
      <w:r w:rsidR="00C541DA">
        <w:t xml:space="preserve">responders and </w:t>
      </w:r>
      <w:r w:rsidR="00631B97">
        <w:t xml:space="preserve">true </w:t>
      </w:r>
      <w:r w:rsidR="00C541DA">
        <w:t xml:space="preserve">non-responders were defined by </w:t>
      </w:r>
      <w:r w:rsidR="008F2515">
        <w:t>percent</w:t>
      </w:r>
      <w:r w:rsidR="00C541DA">
        <w:t xml:space="preserve"> reduction in AHI</w:t>
      </w:r>
      <w:r w:rsidR="008F2515">
        <w:t xml:space="preserve"> cutoff</w:t>
      </w:r>
      <w:r w:rsidR="00D3734A">
        <w:t xml:space="preserve"> = </w:t>
      </w:r>
      <w:del w:id="789" w:author="Sands, Scott A.,Ph.D." w:date="2019-06-06T15:31:00Z">
        <w:r w:rsidR="008F2515" w:rsidDel="00E845EF">
          <w:delText>70</w:delText>
        </w:r>
      </w:del>
      <w:ins w:id="790" w:author="Sands, Scott A.,Ph.D." w:date="2019-06-06T15:31:00Z">
        <w:r w:rsidR="00E845EF">
          <w:t>50</w:t>
        </w:r>
      </w:ins>
      <w:r w:rsidR="008F2515">
        <w:t>%</w:t>
      </w:r>
      <w:ins w:id="791" w:author="Sands, Scott A.,Ph.D." w:date="2019-05-24T18:07:00Z">
        <w:r w:rsidR="00812B99">
          <w:t xml:space="preserve"> </w:t>
        </w:r>
      </w:ins>
      <w:ins w:id="792" w:author="Sands, Scott A.,Ph.D." w:date="2019-05-24T18:08:00Z">
        <w:r w:rsidR="00812B99">
          <w:t>(true</w:t>
        </w:r>
      </w:ins>
      <w:ins w:id="793" w:author="Sands, Scott A.,Ph.D." w:date="2019-05-24T18:07:00Z">
        <w:r w:rsidR="00812B99">
          <w:t xml:space="preserve"> ef</w:t>
        </w:r>
      </w:ins>
      <w:ins w:id="794" w:author="Sands, Scott A.,Ph.D." w:date="2019-05-24T18:08:00Z">
        <w:r w:rsidR="00812B99">
          <w:t>ficacy)</w:t>
        </w:r>
      </w:ins>
      <w:r w:rsidR="00D3734A">
        <w:t>.</w:t>
      </w:r>
      <w:ins w:id="795" w:author="Sands, Scott A.,Ph.D." w:date="2019-06-06T15:31:00Z">
        <w:r w:rsidR="00E845EF" w:rsidDel="00E845EF">
          <w:t xml:space="preserve"> </w:t>
        </w:r>
      </w:ins>
      <w:del w:id="796" w:author="Sands, Scott A.,Ph.D." w:date="2019-06-06T15:31:00Z">
        <w:r w:rsidR="00575260" w:rsidDel="00E845EF">
          <w:fldChar w:fldCharType="begin"/>
        </w:r>
        <w:r w:rsidR="00575260" w:rsidDel="00E845EF">
          <w:delInstrText xml:space="preserve"> HYPERLINK \l "_ENREF_25" \o "Marques, 2017 #618" </w:delInstrText>
        </w:r>
        <w:r w:rsidR="00575260" w:rsidDel="00E845EF">
          <w:fldChar w:fldCharType="separate"/>
        </w:r>
        <w:r w:rsidR="00CE639D" w:rsidRPr="009A760B" w:rsidDel="00E845EF">
          <w:fldChar w:fldCharType="begin"/>
        </w:r>
        <w:r w:rsidR="00CE639D" w:rsidRPr="009A760B" w:rsidDel="00E845EF">
          <w:delInstrText xml:space="preserve"> ADDIN EN.CITE &lt;EndNote&gt;&lt;Cite&gt;&lt;Author&gt;Marques&lt;/Author&gt;&lt;Year&gt;2017&lt;/Year&gt;&lt;RecNum&gt;618&lt;/RecNum&gt;&lt;DisplayText&gt;&lt;style face="superscript"&gt;25&lt;/style&gt;&lt;/DisplayText&gt;&lt;record&gt;&lt;rec-number&gt;618&lt;/rec-number&gt;&lt;foreign-keys&gt;&lt;key app="EN" db-id="efzrvr9xzvsra7e559kxp2wsv9daaaarw52w" timestamp="1522046615"&gt;618&lt;/key&gt;&lt;/foreign-keys&gt;&lt;ref-type name="Journal Article"&gt;17&lt;/ref-type&gt;&lt;contributors&gt;&lt;authors&gt;&lt;author&gt;Melania Marques&lt;/author&gt;&lt;author&gt;Pedro Genta&lt;/author&gt;&lt;author&gt;Scott A. Sands&lt;/author&gt;&lt;author&gt;Luigi Taranto Montemurro&lt;/author&gt;&lt;author&gt;Ali Azarbarzin&lt;/author&gt;&lt;author&gt;Camila De Melo&lt;/author&gt;&lt;author&gt;David P. White&lt;/author&gt;&lt;author&gt;Andrew Wellman&lt;/author&gt;&lt;/authors&gt;&lt;/contributors&gt;&lt;titles&gt;&lt;title&gt;Characterizing Site and Severity of Upper Airway Collapse to Guide Patient Selection for Oral Appliance Therapy for Obstructive Sleep Apnea [abstract]&lt;/title&gt;&lt;secondary-title&gt;Am J Respir Crit Care Med&lt;/secondary-title&gt;&lt;/titles&gt;&lt;periodical&gt;&lt;full-title&gt;American Journal of Respiratory and Critical Care Medicine&lt;/full-title&gt;&lt;abbr-1&gt;Am. J. Respir. Crit. Care Med.&lt;/abbr-1&gt;&lt;abbr-2&gt;Am J Respir Crit Care Med&lt;/abbr-2&gt;&lt;abbr-3&gt;American Journal of Respiratory &amp;amp; Critical Care Medicine&lt;/abbr-3&gt;&lt;/periodical&gt;&lt;pages&gt;A2584-A2584&lt;/pages&gt;&lt;volume&gt;195&lt;/volume&gt;&lt;dates&gt;&lt;year&gt;2017&lt;/year&gt;&lt;/dates&gt;&lt;urls&gt;&lt;related-urls&gt;&lt;url&gt;&lt;style face="underline" font="default" size="100%"&gt;https://www.atsjournals.org/doi/abs/10.1164/ajrccm-conference.2017.195.1_MeetingAbstracts.A2584&lt;/style&gt;&lt;/url&gt;&lt;/related-urls&gt;&lt;/urls&gt;&lt;electronic-resource-num&gt;10.1164/ajrccm-conference.2017.195.1_MeetingAbstracts.A2584&lt;/electronic-resource-num&gt;&lt;/record&gt;&lt;/Cite&gt;&lt;/EndNote&gt;</w:delInstrText>
        </w:r>
        <w:r w:rsidR="00CE639D" w:rsidRPr="009A760B" w:rsidDel="00E845EF">
          <w:fldChar w:fldCharType="separate"/>
        </w:r>
        <w:r w:rsidR="00CE639D" w:rsidRPr="009A760B" w:rsidDel="00E845EF">
          <w:rPr>
            <w:noProof/>
            <w:vertAlign w:val="superscript"/>
          </w:rPr>
          <w:delText>25</w:delText>
        </w:r>
        <w:r w:rsidR="00CE639D" w:rsidRPr="009A760B" w:rsidDel="00E845EF">
          <w:fldChar w:fldCharType="end"/>
        </w:r>
        <w:r w:rsidR="00575260" w:rsidDel="00E845EF">
          <w:fldChar w:fldCharType="end"/>
        </w:r>
      </w:del>
      <w:hyperlink w:anchor="_ENREF_42" w:tooltip="Marques, 2017 #3908" w:history="1"/>
      <w:r w:rsidR="00EC2397">
        <w:t xml:space="preserve"> </w:t>
      </w:r>
      <w:del w:id="797" w:author="Sands, Scott A.,Ph.D." w:date="2019-06-06T15:31:00Z">
        <w:r w:rsidR="00F9510C" w:rsidDel="00E845EF">
          <w:delText xml:space="preserve">This definition was </w:delText>
        </w:r>
        <w:r w:rsidR="008F2515" w:rsidDel="00E845EF">
          <w:delText xml:space="preserve">selected </w:delText>
        </w:r>
        <w:r w:rsidR="00F9510C" w:rsidDel="00E845EF">
          <w:delText xml:space="preserve">based on the </w:delText>
        </w:r>
        <w:r w:rsidR="00C541DA" w:rsidDel="00E845EF">
          <w:delText>historical median</w:delText>
        </w:r>
        <w:r w:rsidR="004C46A6" w:rsidDel="00E845EF">
          <w:delText xml:space="preserve"> response</w:delText>
        </w:r>
        <w:r w:rsidR="00CF4D06" w:rsidDel="00E845EF">
          <w:delText xml:space="preserve"> to oral appliances</w:delText>
        </w:r>
        <w:r w:rsidR="004C46A6" w:rsidDel="00E845EF">
          <w:delText xml:space="preserve"> and was chosen </w:delText>
        </w:r>
        <w:r w:rsidR="002D5D7C" w:rsidRPr="00335B8C" w:rsidDel="00E845EF">
          <w:rPr>
            <w:iCs/>
          </w:rPr>
          <w:delText>a priori</w:delText>
        </w:r>
        <w:r w:rsidR="002D5D7C" w:rsidDel="00E845EF">
          <w:delText xml:space="preserve"> </w:delText>
        </w:r>
        <w:r w:rsidR="004C46A6" w:rsidDel="00E845EF">
          <w:delText xml:space="preserve">to maximize statistical power. The value is approximately </w:delText>
        </w:r>
        <w:r w:rsidR="00303DC9" w:rsidDel="00E845EF">
          <w:delText>equivalent to residual AHI of 10</w:delText>
        </w:r>
        <w:r w:rsidR="00803D47" w:rsidDel="00E845EF">
          <w:delText xml:space="preserve"> events</w:delText>
        </w:r>
        <w:r w:rsidR="00AB7F6B" w:rsidDel="00E845EF">
          <w:delText>/h</w:delText>
        </w:r>
        <w:r w:rsidR="00256CB2" w:rsidDel="00E845EF">
          <w:delText>r</w:delText>
        </w:r>
        <w:r w:rsidR="00303DC9" w:rsidDel="00E845EF">
          <w:delText xml:space="preserve"> </w:delText>
        </w:r>
        <w:r w:rsidR="004C46A6" w:rsidDel="00E845EF">
          <w:delText>in the current dataset</w:delText>
        </w:r>
      </w:del>
      <w:del w:id="798" w:author="Sands, Scott A.,Ph.D." w:date="2019-06-06T14:44:00Z">
        <w:r w:rsidR="00256CB2" w:rsidDel="004B58EA">
          <w:delText>;</w:delText>
        </w:r>
      </w:del>
      <w:del w:id="799" w:author="Sands, Scott A.,Ph.D." w:date="2019-06-06T15:31:00Z">
        <w:r w:rsidR="004C46A6" w:rsidDel="00E845EF">
          <w:delText xml:space="preserve"> 2) </w:delText>
        </w:r>
      </w:del>
      <w:del w:id="800" w:author="Sands, Scott A.,Ph.D." w:date="2019-06-06T14:44:00Z">
        <w:r w:rsidR="00256CB2" w:rsidDel="004B58EA">
          <w:delText xml:space="preserve">predicted </w:delText>
        </w:r>
      </w:del>
      <w:ins w:id="801" w:author="Sands, Scott A.,Ph.D." w:date="2019-06-06T14:44:00Z">
        <w:r w:rsidR="004B58EA">
          <w:t xml:space="preserve">Predicted </w:t>
        </w:r>
      </w:ins>
      <w:r w:rsidR="004C46A6">
        <w:t xml:space="preserve">responders and predicted non-responders were defined </w:t>
      </w:r>
      <w:r w:rsidR="00D711F7">
        <w:t xml:space="preserve">by determining the </w:t>
      </w:r>
      <w:r w:rsidR="00E4735D">
        <w:t>optimal cutoff</w:t>
      </w:r>
      <w:del w:id="802" w:author="Sands, Scott A.,Ph.D." w:date="2019-05-24T18:08:00Z">
        <w:r w:rsidR="00D711F7" w:rsidDel="00812B99">
          <w:delText xml:space="preserve"> </w:delText>
        </w:r>
        <w:r w:rsidR="00F9510C" w:rsidDel="00812B99">
          <w:delText xml:space="preserve">(62%) </w:delText>
        </w:r>
      </w:del>
      <w:ins w:id="803" w:author="Sands, Scott A.,Ph.D." w:date="2019-05-24T18:08:00Z">
        <w:r w:rsidR="00812B99">
          <w:t xml:space="preserve"> </w:t>
        </w:r>
      </w:ins>
      <w:r w:rsidR="003C2171">
        <w:t>from the multivariable regression model</w:t>
      </w:r>
      <w:ins w:id="804" w:author="Ahmad Abdulraheem M. Bamagoos" w:date="2019-05-19T15:52:00Z">
        <w:r w:rsidR="001B1CCC">
          <w:t xml:space="preserve"> </w:t>
        </w:r>
      </w:ins>
      <w:ins w:id="805" w:author="Sands, Scott A.,Ph.D." w:date="2019-05-24T18:08:00Z">
        <w:r w:rsidR="00812B99">
          <w:t xml:space="preserve">output </w:t>
        </w:r>
      </w:ins>
      <w:ins w:id="806" w:author="Ahmad Abdulraheem M. Bamagoos" w:date="2019-05-19T15:52:00Z">
        <w:del w:id="807" w:author="Sands, Scott A.,Ph.D." w:date="2019-05-24T18:08:00Z">
          <w:r w:rsidR="001B1CCC" w:rsidDel="00812B99">
            <w:delText>(by the algorithm)</w:delText>
          </w:r>
        </w:del>
      </w:ins>
      <w:ins w:id="808" w:author="Peter Cistulli" w:date="2019-05-23T15:33:00Z">
        <w:del w:id="809" w:author="Sands, Scott A.,Ph.D." w:date="2019-05-24T18:08:00Z">
          <w:r w:rsidR="00F064C3" w:rsidDel="00812B99">
            <w:delText xml:space="preserve"> </w:delText>
          </w:r>
        </w:del>
      </w:ins>
      <w:del w:id="810" w:author="Ahmad Abdulraheem M. Bamagoos" w:date="2019-05-19T15:52:00Z">
        <w:r w:rsidR="003C2171" w:rsidDel="001B1CCC">
          <w:delText xml:space="preserve"> </w:delText>
        </w:r>
      </w:del>
      <w:r w:rsidR="00D711F7">
        <w:t xml:space="preserve">that </w:t>
      </w:r>
      <w:r w:rsidR="004C46A6">
        <w:t>maxim</w:t>
      </w:r>
      <w:r w:rsidR="00D711F7">
        <w:t>ized</w:t>
      </w:r>
      <w:r w:rsidR="004C46A6">
        <w:t xml:space="preserve"> </w:t>
      </w:r>
      <w:r w:rsidR="00C541DA">
        <w:t xml:space="preserve">sensitivity </w:t>
      </w:r>
      <w:r w:rsidR="00D711F7">
        <w:t xml:space="preserve">plus </w:t>
      </w:r>
      <w:r w:rsidR="00C541DA">
        <w:t>specificity</w:t>
      </w:r>
      <w:ins w:id="811" w:author="Sands, Scott A.,Ph.D." w:date="2019-05-24T18:09:00Z">
        <w:r w:rsidR="00812B99">
          <w:t xml:space="preserve"> (</w:t>
        </w:r>
      </w:ins>
      <w:ins w:id="812" w:author="Sands, Scott A.,Ph.D." w:date="2019-06-06T14:45:00Z">
        <w:r w:rsidR="004B58EA">
          <w:t xml:space="preserve">cutoff of </w:t>
        </w:r>
      </w:ins>
      <w:ins w:id="813" w:author="Sands, Scott A.,Ph.D." w:date="2019-05-24T18:09:00Z">
        <w:r w:rsidR="00812B99">
          <w:t>6</w:t>
        </w:r>
      </w:ins>
      <w:ins w:id="814" w:author="Sands, Scott A.,Ph.D." w:date="2019-06-06T15:34:00Z">
        <w:r w:rsidR="00E845EF">
          <w:t>0</w:t>
        </w:r>
      </w:ins>
      <w:ins w:id="815" w:author="Sands, Scott A.,Ph.D." w:date="2019-05-24T18:09:00Z">
        <w:r w:rsidR="00812B99">
          <w:t xml:space="preserve">% </w:t>
        </w:r>
      </w:ins>
      <w:ins w:id="816" w:author="Sands, Scott A.,Ph.D." w:date="2019-06-06T15:40:00Z">
        <w:r w:rsidR="00E845EF">
          <w:t>model-</w:t>
        </w:r>
        <w:r w:rsidR="00E845EF" w:rsidRPr="004978E9">
          <w:rPr>
            <w:i/>
          </w:rPr>
          <w:t>predicted</w:t>
        </w:r>
        <w:r w:rsidR="00E845EF">
          <w:t xml:space="preserve"> efficacy </w:t>
        </w:r>
        <w:r w:rsidR="00E845EF">
          <w:lastRenderedPageBreak/>
          <w:t xml:space="preserve">was found, see Results; </w:t>
        </w:r>
      </w:ins>
      <w:ins w:id="817" w:author="Sands, Scott A.,Ph.D." w:date="2019-06-06T14:46:00Z">
        <w:r w:rsidR="004B58EA">
          <w:t xml:space="preserve">note </w:t>
        </w:r>
      </w:ins>
      <w:ins w:id="818" w:author="Sands, Scott A.,Ph.D." w:date="2019-06-06T14:47:00Z">
        <w:r w:rsidR="004B58EA">
          <w:t>model-</w:t>
        </w:r>
      </w:ins>
      <w:ins w:id="819" w:author="Sands, Scott A.,Ph.D." w:date="2019-06-06T14:46:00Z">
        <w:r w:rsidR="004B58EA">
          <w:t>predicted efficacy and true efficacy are not equal</w:t>
        </w:r>
      </w:ins>
      <w:ins w:id="820" w:author="Sands, Scott A.,Ph.D." w:date="2019-05-24T18:09:00Z">
        <w:r w:rsidR="00812B99">
          <w:t>)</w:t>
        </w:r>
      </w:ins>
      <w:r w:rsidR="00256CB2">
        <w:t>.</w:t>
      </w:r>
      <w:r w:rsidR="00736416">
        <w:t xml:space="preserve"> </w:t>
      </w:r>
      <w:bookmarkStart w:id="821" w:name="_Hlk10821350"/>
      <w:bookmarkStart w:id="822" w:name="_Hlk10802739"/>
      <w:r w:rsidR="008F2515">
        <w:t>Predicted s</w:t>
      </w:r>
      <w:r w:rsidR="00736416">
        <w:t xml:space="preserve">ubgroups were </w:t>
      </w:r>
      <w:r w:rsidR="00736416" w:rsidRPr="00736416">
        <w:rPr>
          <w:bCs/>
        </w:rPr>
        <w:t>a</w:t>
      </w:r>
      <w:r w:rsidR="00736416" w:rsidRPr="00E4735D">
        <w:rPr>
          <w:bCs/>
        </w:rPr>
        <w:t>llocated</w:t>
      </w:r>
      <w:r w:rsidR="00736416">
        <w:rPr>
          <w:b/>
          <w:bCs/>
          <w:i/>
        </w:rPr>
        <w:t xml:space="preserve"> </w:t>
      </w:r>
      <w:r w:rsidR="00B83234" w:rsidDel="009F37D3">
        <w:t xml:space="preserve">using </w:t>
      </w:r>
      <w:r w:rsidR="00736416">
        <w:t xml:space="preserve">a </w:t>
      </w:r>
      <w:ins w:id="823" w:author="Sands, Scott A.,Ph.D. [2]" w:date="2019-06-07T12:09:00Z">
        <w:r w:rsidR="007B1BB9">
          <w:t>“</w:t>
        </w:r>
      </w:ins>
      <w:r w:rsidR="00303DC9" w:rsidDel="009F37D3">
        <w:t>leave-one-patient-out cross-validation</w:t>
      </w:r>
      <w:ins w:id="824" w:author="Sands, Scott A.,Ph.D. [2]" w:date="2019-06-07T12:09:00Z">
        <w:r w:rsidR="007B1BB9">
          <w:t>”</w:t>
        </w:r>
      </w:ins>
      <w:r w:rsidR="00303DC9" w:rsidDel="009F37D3">
        <w:t xml:space="preserve"> procedure</w:t>
      </w:r>
      <w:ins w:id="825" w:author="Sands, Scott A.,Ph.D. [2]" w:date="2019-06-07T12:11:00Z">
        <w:r w:rsidR="007B1BB9">
          <w:t xml:space="preserve">, </w:t>
        </w:r>
      </w:ins>
      <w:ins w:id="826" w:author="Sands, Scott A.,Ph.D. [2]" w:date="2019-06-07T12:17:00Z">
        <w:r w:rsidR="00E746D2">
          <w:t>to avoid overestimating predictive value. The goal of this procedu</w:t>
        </w:r>
      </w:ins>
      <w:ins w:id="827" w:author="Sands, Scott A.,Ph.D. [2]" w:date="2019-06-07T12:18:00Z">
        <w:r w:rsidR="00E746D2">
          <w:t xml:space="preserve">re is to ensure that </w:t>
        </w:r>
      </w:ins>
      <w:ins w:id="828" w:author="Sands, Scott A.,Ph.D. [2]" w:date="2019-06-07T12:11:00Z">
        <w:r w:rsidR="007B1BB9">
          <w:t xml:space="preserve">the </w:t>
        </w:r>
      </w:ins>
      <w:ins w:id="829" w:author="Sands, Scott A.,Ph.D. [2]" w:date="2019-06-07T12:18:00Z">
        <w:r w:rsidR="00E746D2">
          <w:t>outcome status of a given patient i</w:t>
        </w:r>
      </w:ins>
      <w:ins w:id="830" w:author="Sands, Scott A.,Ph.D. [2]" w:date="2019-06-07T12:19:00Z">
        <w:r w:rsidR="00E746D2">
          <w:t xml:space="preserve">s predicted </w:t>
        </w:r>
        <w:r w:rsidR="003B6FB5">
          <w:t xml:space="preserve">exclusively </w:t>
        </w:r>
        <w:r w:rsidR="00E746D2">
          <w:t xml:space="preserve">using </w:t>
        </w:r>
      </w:ins>
      <w:ins w:id="831" w:author="Sands, Scott A.,Ph.D. [2]" w:date="2019-06-07T17:27:00Z">
        <w:r w:rsidR="005D4C08">
          <w:t xml:space="preserve">a model made </w:t>
        </w:r>
      </w:ins>
      <w:ins w:id="832" w:author="Sands, Scott A.,Ph.D. [2]" w:date="2019-06-07T17:28:00Z">
        <w:r w:rsidR="005D4C08">
          <w:t xml:space="preserve">using </w:t>
        </w:r>
      </w:ins>
      <w:ins w:id="833" w:author="Sands, Scott A.,Ph.D. [2]" w:date="2019-06-07T17:27:00Z">
        <w:r w:rsidR="005D4C08">
          <w:t xml:space="preserve">all </w:t>
        </w:r>
      </w:ins>
      <w:ins w:id="834" w:author="Sands, Scott A.,Ph.D. [2]" w:date="2019-06-07T12:19:00Z">
        <w:r w:rsidR="00E746D2">
          <w:t>patient</w:t>
        </w:r>
      </w:ins>
      <w:ins w:id="835" w:author="Sands, Scott A.,Ph.D. [2]" w:date="2019-06-07T17:28:00Z">
        <w:r w:rsidR="005D4C08">
          <w:t xml:space="preserve"> data except </w:t>
        </w:r>
      </w:ins>
      <w:ins w:id="836" w:author="Sands, Scott A.,Ph.D. [2]" w:date="2019-06-07T12:19:00Z">
        <w:r w:rsidR="00E746D2">
          <w:t>his/her own</w:t>
        </w:r>
      </w:ins>
      <w:ins w:id="837" w:author="Sands, Scott A.,Ph.D. [2]" w:date="2019-06-07T17:27:00Z">
        <w:r w:rsidR="005D4C08">
          <w:t xml:space="preserve">; thus cross-validated results </w:t>
        </w:r>
      </w:ins>
      <w:ins w:id="838" w:author="Sands, Scott A.,Ph.D. [2]" w:date="2019-06-07T17:29:00Z">
        <w:r w:rsidR="005D4C08">
          <w:t xml:space="preserve">are more </w:t>
        </w:r>
      </w:ins>
      <w:ins w:id="839" w:author="Sands, Scott A.,Ph.D. [2]" w:date="2019-06-07T12:20:00Z">
        <w:r w:rsidR="002F0E90">
          <w:t>conservative</w:t>
        </w:r>
      </w:ins>
      <w:ins w:id="840" w:author="Sands, Scott A.,Ph.D. [2]" w:date="2019-06-07T17:29:00Z">
        <w:r w:rsidR="005D4C08">
          <w:t xml:space="preserve"> (more </w:t>
        </w:r>
      </w:ins>
      <w:ins w:id="841" w:author="Sands, Scott A.,Ph.D. [2]" w:date="2019-06-07T17:30:00Z">
        <w:r w:rsidR="005D4C08">
          <w:t xml:space="preserve">likely </w:t>
        </w:r>
      </w:ins>
      <w:ins w:id="842" w:author="Sands, Scott A.,Ph.D. [2]" w:date="2019-06-07T17:29:00Z">
        <w:r w:rsidR="005D4C08">
          <w:t>indicative of future re-test performance)</w:t>
        </w:r>
      </w:ins>
      <w:ins w:id="843" w:author="Sands, Scott A.,Ph.D. [2]" w:date="2019-06-07T12:19:00Z">
        <w:r w:rsidR="00E746D2">
          <w:t xml:space="preserve">. </w:t>
        </w:r>
      </w:ins>
      <w:ins w:id="844" w:author="Sands, Scott A.,Ph.D. [2]" w:date="2019-06-07T12:21:00Z">
        <w:r w:rsidR="002F0E90">
          <w:t>Accordingly</w:t>
        </w:r>
      </w:ins>
      <w:ins w:id="845" w:author="Sands, Scott A.,Ph.D. [2]" w:date="2019-06-07T17:30:00Z">
        <w:r w:rsidR="005D4C08">
          <w:t>,</w:t>
        </w:r>
      </w:ins>
      <w:ins w:id="846" w:author="Sands, Scott A.,Ph.D. [2]" w:date="2019-06-07T12:21:00Z">
        <w:r w:rsidR="002F0E90">
          <w:t xml:space="preserve"> individual patient subgroup allocation as a “predicted responder” </w:t>
        </w:r>
      </w:ins>
      <w:ins w:id="847" w:author="Sands, Scott A.,Ph.D. [2]" w:date="2019-06-07T12:22:00Z">
        <w:r w:rsidR="002F0E90">
          <w:t xml:space="preserve">vs “predicted non-responder” </w:t>
        </w:r>
      </w:ins>
      <w:ins w:id="848" w:author="Sands, Scott A.,Ph.D. [2]" w:date="2019-06-07T17:30:00Z">
        <w:r w:rsidR="005D4C08">
          <w:t>was</w:t>
        </w:r>
      </w:ins>
      <w:ins w:id="849" w:author="Sands, Scott A.,Ph.D. [2]" w:date="2019-06-07T12:22:00Z">
        <w:r w:rsidR="002F0E90">
          <w:t xml:space="preserve"> determined—for patient</w:t>
        </w:r>
      </w:ins>
      <w:ins w:id="850" w:author="Sands, Scott A.,Ph.D. [2]" w:date="2019-06-07T12:23:00Z">
        <w:r w:rsidR="002F0E90">
          <w:t xml:space="preserve"> 1</w:t>
        </w:r>
      </w:ins>
      <w:ins w:id="851" w:author="Sands, Scott A.,Ph.D. [2]" w:date="2019-06-07T12:22:00Z">
        <w:r w:rsidR="002F0E90">
          <w:t>—</w:t>
        </w:r>
      </w:ins>
      <w:ins w:id="852" w:author="Sands, Scott A.,Ph.D. [2]" w:date="2019-06-07T12:23:00Z">
        <w:r w:rsidR="00473345">
          <w:t xml:space="preserve">by </w:t>
        </w:r>
      </w:ins>
      <w:ins w:id="853" w:author="Sands, Scott A.,Ph.D. [2]" w:date="2019-06-07T12:22:00Z">
        <w:r w:rsidR="002F0E90">
          <w:t>building a modified model (</w:t>
        </w:r>
      </w:ins>
      <w:ins w:id="854" w:author="Sands, Scott A.,Ph.D. [2]" w:date="2019-06-07T12:23:00Z">
        <w:r w:rsidR="00473345">
          <w:t>re-running backwards elimination regression</w:t>
        </w:r>
      </w:ins>
      <w:ins w:id="855" w:author="Sands, Scott A.,Ph.D. [2]" w:date="2019-06-07T17:31:00Z">
        <w:r w:rsidR="005D4C08">
          <w:t>)</w:t>
        </w:r>
      </w:ins>
      <w:ins w:id="856" w:author="Sands, Scott A.,Ph.D. [2]" w:date="2019-06-07T12:23:00Z">
        <w:r w:rsidR="00473345">
          <w:t xml:space="preserve"> </w:t>
        </w:r>
      </w:ins>
      <w:ins w:id="857" w:author="Sands, Scott A.,Ph.D. [2]" w:date="2019-06-07T12:22:00Z">
        <w:r w:rsidR="002F0E90">
          <w:t xml:space="preserve">without </w:t>
        </w:r>
      </w:ins>
      <w:ins w:id="858" w:author="Sands, Scott A.,Ph.D. [2]" w:date="2019-06-07T15:48:00Z">
        <w:r w:rsidR="00E82CB8">
          <w:t>P</w:t>
        </w:r>
      </w:ins>
      <w:ins w:id="859" w:author="Sands, Scott A.,Ph.D. [2]" w:date="2019-06-07T12:22:00Z">
        <w:r w:rsidR="002F0E90">
          <w:t>atient</w:t>
        </w:r>
      </w:ins>
      <w:ins w:id="860" w:author="Sands, Scott A.,Ph.D. [2]" w:date="2019-06-07T12:23:00Z">
        <w:r w:rsidR="002F0E90">
          <w:t xml:space="preserve"> 1’</w:t>
        </w:r>
      </w:ins>
      <w:ins w:id="861" w:author="Sands, Scott A.,Ph.D. [2]" w:date="2019-06-07T12:22:00Z">
        <w:r w:rsidR="002F0E90">
          <w:t>s data</w:t>
        </w:r>
      </w:ins>
      <w:ins w:id="862" w:author="Sands, Scott A.,Ph.D. [2]" w:date="2019-06-07T17:31:00Z">
        <w:r w:rsidR="005D4C08">
          <w:t>,</w:t>
        </w:r>
      </w:ins>
      <w:ins w:id="863" w:author="Sands, Scott A.,Ph.D. [2]" w:date="2019-06-07T12:22:00Z">
        <w:r w:rsidR="002F0E90">
          <w:t xml:space="preserve"> </w:t>
        </w:r>
      </w:ins>
      <w:ins w:id="864" w:author="Sands, Scott A.,Ph.D. [2]" w:date="2019-06-07T12:24:00Z">
        <w:r w:rsidR="00473345">
          <w:t xml:space="preserve">and using this model to predict </w:t>
        </w:r>
      </w:ins>
      <w:ins w:id="865" w:author="Sands, Scott A.,Ph.D. [2]" w:date="2019-06-07T15:48:00Z">
        <w:r w:rsidR="00E82CB8">
          <w:t>P</w:t>
        </w:r>
      </w:ins>
      <w:ins w:id="866" w:author="Sands, Scott A.,Ph.D. [2]" w:date="2019-06-07T12:24:00Z">
        <w:r w:rsidR="00473345">
          <w:t>atient 1’s response, the</w:t>
        </w:r>
      </w:ins>
      <w:ins w:id="867" w:author="Sands, Scott A.,Ph.D. [2]" w:date="2019-06-07T17:31:00Z">
        <w:r w:rsidR="005D4C08">
          <w:t>n</w:t>
        </w:r>
      </w:ins>
      <w:ins w:id="868" w:author="Sands, Scott A.,Ph.D. [2]" w:date="2019-06-07T12:24:00Z">
        <w:r w:rsidR="00473345">
          <w:t xml:space="preserve"> repeat for </w:t>
        </w:r>
      </w:ins>
      <w:ins w:id="869" w:author="Sands, Scott A.,Ph.D. [2]" w:date="2019-06-07T15:48:00Z">
        <w:r w:rsidR="00E82CB8">
          <w:t>P</w:t>
        </w:r>
      </w:ins>
      <w:ins w:id="870" w:author="Sands, Scott A.,Ph.D. [2]" w:date="2019-06-07T12:24:00Z">
        <w:r w:rsidR="00473345">
          <w:t>atient</w:t>
        </w:r>
      </w:ins>
      <w:ins w:id="871" w:author="Sands, Scott A.,Ph.D. [2]" w:date="2019-06-07T15:48:00Z">
        <w:r w:rsidR="00E82CB8">
          <w:t>s</w:t>
        </w:r>
      </w:ins>
      <w:ins w:id="872" w:author="Sands, Scott A.,Ph.D. [2]" w:date="2019-06-07T12:24:00Z">
        <w:r w:rsidR="00473345">
          <w:t xml:space="preserve"> 2-93. </w:t>
        </w:r>
      </w:ins>
      <w:bookmarkEnd w:id="821"/>
      <w:ins w:id="873" w:author="Ahmad Abdulraheem M. Bamagoos" w:date="2019-05-18T13:29:00Z">
        <w:del w:id="874" w:author="Sands, Scott A.,Ph.D. [2]" w:date="2019-06-07T12:20:00Z">
          <w:r w:rsidR="00A070D9" w:rsidDel="003B6FB5">
            <w:delText xml:space="preserve"> </w:delText>
          </w:r>
        </w:del>
        <w:del w:id="875" w:author="Sands, Scott A.,Ph.D. [2]" w:date="2019-06-07T12:12:00Z">
          <w:r w:rsidR="00A070D9" w:rsidDel="00BB34B7">
            <w:delText>that</w:delText>
          </w:r>
        </w:del>
      </w:ins>
      <w:ins w:id="876" w:author="Ahmad Abdulraheem M. Bamagoos" w:date="2019-05-10T11:26:00Z">
        <w:del w:id="877" w:author="Sands, Scott A.,Ph.D. [2]" w:date="2019-06-07T12:12:00Z">
          <w:r w:rsidR="005B2B59" w:rsidDel="00BB34B7">
            <w:delText xml:space="preserve"> </w:delText>
          </w:r>
        </w:del>
      </w:ins>
      <w:ins w:id="878" w:author="Ahmad Abdulraheem M. Bamagoos" w:date="2019-05-18T13:18:00Z">
        <w:del w:id="879" w:author="Sands, Scott A.,Ph.D. [2]" w:date="2019-06-07T12:12:00Z">
          <w:r w:rsidR="007027FF" w:rsidRPr="00E75A32" w:rsidDel="00BB34B7">
            <w:rPr>
              <w:lang w:eastAsia="en-AU"/>
            </w:rPr>
            <w:delText xml:space="preserve">performs </w:delText>
          </w:r>
        </w:del>
        <w:del w:id="880" w:author="Sands, Scott A.,Ph.D. [2]" w:date="2019-06-07T12:24:00Z">
          <w:r w:rsidR="007027FF" w:rsidRPr="00E75A32" w:rsidDel="00473345">
            <w:rPr>
              <w:lang w:eastAsia="en-AU"/>
            </w:rPr>
            <w:delText>a</w:delText>
          </w:r>
        </w:del>
        <w:del w:id="881" w:author="Sands, Scott A.,Ph.D. [2]" w:date="2019-06-07T12:13:00Z">
          <w:r w:rsidR="007027FF" w:rsidRPr="00E75A32" w:rsidDel="00BB34B7">
            <w:rPr>
              <w:lang w:eastAsia="en-AU"/>
            </w:rPr>
            <w:delText xml:space="preserve"> </w:delText>
          </w:r>
        </w:del>
        <w:del w:id="882" w:author="Sands, Scott A.,Ph.D. [2]" w:date="2019-06-07T12:24:00Z">
          <w:r w:rsidR="007027FF" w:rsidRPr="00E75A32" w:rsidDel="00473345">
            <w:rPr>
              <w:lang w:eastAsia="en-AU"/>
            </w:rPr>
            <w:delText xml:space="preserve">repeated process </w:delText>
          </w:r>
        </w:del>
        <w:del w:id="883" w:author="Sands, Scott A.,Ph.D. [2]" w:date="2019-06-07T12:13:00Z">
          <w:r w:rsidR="007027FF" w:rsidRPr="00E75A32" w:rsidDel="00BB34B7">
            <w:rPr>
              <w:lang w:eastAsia="en-AU"/>
            </w:rPr>
            <w:delText xml:space="preserve">in which </w:delText>
          </w:r>
        </w:del>
        <w:del w:id="884" w:author="Sands, Scott A.,Ph.D. [2]" w:date="2019-06-07T12:24:00Z">
          <w:r w:rsidR="007027FF" w:rsidRPr="00E75A32" w:rsidDel="00473345">
            <w:rPr>
              <w:lang w:eastAsia="en-AU"/>
            </w:rPr>
            <w:delText xml:space="preserve">the outcome of each individual </w:delText>
          </w:r>
        </w:del>
        <w:del w:id="885" w:author="Sands, Scott A.,Ph.D. [2]" w:date="2019-06-07T12:13:00Z">
          <w:r w:rsidR="007027FF" w:rsidRPr="00E75A32" w:rsidDel="00BB34B7">
            <w:rPr>
              <w:lang w:eastAsia="en-AU"/>
            </w:rPr>
            <w:delText xml:space="preserve">observation </w:delText>
          </w:r>
        </w:del>
        <w:del w:id="886" w:author="Sands, Scott A.,Ph.D. [2]" w:date="2019-06-07T12:24:00Z">
          <w:r w:rsidR="007027FF" w:rsidRPr="00E75A32" w:rsidDel="00473345">
            <w:rPr>
              <w:lang w:eastAsia="en-AU"/>
            </w:rPr>
            <w:delText>(</w:delText>
          </w:r>
        </w:del>
      </w:ins>
      <w:ins w:id="887" w:author="Ahmad Abdulraheem M. Bamagoos" w:date="2019-05-18T13:20:00Z">
        <w:del w:id="888" w:author="Sands, Scott A.,Ph.D. [2]" w:date="2019-06-07T12:24:00Z">
          <w:r w:rsidR="007027FF" w:rsidDel="00473345">
            <w:rPr>
              <w:lang w:eastAsia="en-AU"/>
            </w:rPr>
            <w:delText>considered</w:delText>
          </w:r>
        </w:del>
      </w:ins>
      <w:ins w:id="889" w:author="Ahmad Abdulraheem M. Bamagoos" w:date="2019-05-18T13:18:00Z">
        <w:del w:id="890" w:author="Sands, Scott A.,Ph.D. [2]" w:date="2019-06-07T12:24:00Z">
          <w:r w:rsidR="007027FF" w:rsidRPr="00E75A32" w:rsidDel="00473345">
            <w:rPr>
              <w:lang w:eastAsia="en-AU"/>
            </w:rPr>
            <w:delText xml:space="preserve"> as “first-seen data”) </w:delText>
          </w:r>
        </w:del>
      </w:ins>
      <w:ins w:id="891" w:author="Ahmad Abdulraheem M. Bamagoos" w:date="2019-05-18T13:19:00Z">
        <w:del w:id="892" w:author="Sands, Scott A.,Ph.D. [2]" w:date="2019-06-07T12:24:00Z">
          <w:r w:rsidR="007027FF" w:rsidDel="00473345">
            <w:rPr>
              <w:lang w:eastAsia="en-AU"/>
            </w:rPr>
            <w:delText>in the data</w:delText>
          </w:r>
        </w:del>
      </w:ins>
      <w:ins w:id="893" w:author="Ahmad Abdulraheem M. Bamagoos" w:date="2019-05-18T13:20:00Z">
        <w:del w:id="894" w:author="Sands, Scott A.,Ph.D. [2]" w:date="2019-06-07T12:24:00Z">
          <w:r w:rsidR="007027FF" w:rsidDel="00473345">
            <w:rPr>
              <w:lang w:eastAsia="en-AU"/>
            </w:rPr>
            <w:delText>set</w:delText>
          </w:r>
        </w:del>
      </w:ins>
      <w:ins w:id="895" w:author="Ahmad Abdulraheem M. Bamagoos" w:date="2019-05-18T13:19:00Z">
        <w:del w:id="896" w:author="Sands, Scott A.,Ph.D. [2]" w:date="2019-06-07T12:24:00Z">
          <w:r w:rsidR="007027FF" w:rsidDel="00473345">
            <w:rPr>
              <w:lang w:eastAsia="en-AU"/>
            </w:rPr>
            <w:delText xml:space="preserve"> </w:delText>
          </w:r>
        </w:del>
      </w:ins>
      <w:ins w:id="897" w:author="Ahmad Abdulraheem M. Bamagoos" w:date="2019-05-18T13:18:00Z">
        <w:del w:id="898" w:author="Sands, Scott A.,Ph.D. [2]" w:date="2019-06-07T12:24:00Z">
          <w:r w:rsidR="007027FF" w:rsidRPr="00E75A32" w:rsidDel="00473345">
            <w:rPr>
              <w:lang w:eastAsia="en-AU"/>
            </w:rPr>
            <w:delText>was predicted</w:delText>
          </w:r>
          <w:r w:rsidR="007027FF" w:rsidDel="00473345">
            <w:rPr>
              <w:lang w:eastAsia="en-AU"/>
            </w:rPr>
            <w:delText xml:space="preserve"> </w:delText>
          </w:r>
        </w:del>
      </w:ins>
      <w:ins w:id="899" w:author="Ahmad Abdulraheem M. Bamagoos" w:date="2019-05-18T13:19:00Z">
        <w:del w:id="900" w:author="Sands, Scott A.,Ph.D. [2]" w:date="2019-06-07T12:24:00Z">
          <w:r w:rsidR="007027FF" w:rsidDel="00473345">
            <w:delText>(</w:delText>
          </w:r>
        </w:del>
      </w:ins>
      <w:ins w:id="901" w:author="Ahmad Abdulraheem M. Bamagoos" w:date="2019-05-18T13:22:00Z">
        <w:del w:id="902" w:author="Sands, Scott A.,Ph.D. [2]" w:date="2019-06-07T12:24:00Z">
          <w:r w:rsidR="007027FF" w:rsidDel="00473345">
            <w:delText xml:space="preserve">i.e. </w:delText>
          </w:r>
        </w:del>
      </w:ins>
      <w:ins w:id="903" w:author="Ahmad Abdulraheem M. Bamagoos" w:date="2019-05-10T11:21:00Z">
        <w:del w:id="904" w:author="Sands, Scott A.,Ph.D. [2]" w:date="2019-06-07T12:24:00Z">
          <w:r w:rsidR="005B2B59" w:rsidDel="00473345">
            <w:delText>allocated</w:delText>
          </w:r>
        </w:del>
      </w:ins>
      <w:ins w:id="905" w:author="Ahmad Abdulraheem M. Bamagoos" w:date="2019-05-18T13:22:00Z">
        <w:del w:id="906" w:author="Sands, Scott A.,Ph.D. [2]" w:date="2019-06-07T12:24:00Z">
          <w:r w:rsidR="007027FF" w:rsidDel="00473345">
            <w:delText xml:space="preserve"> to a </w:delText>
          </w:r>
        </w:del>
      </w:ins>
      <w:ins w:id="907" w:author="Ahmad Abdulraheem M. Bamagoos" w:date="2019-05-18T13:41:00Z">
        <w:del w:id="908" w:author="Sands, Scott A.,Ph.D. [2]" w:date="2019-06-07T12:24:00Z">
          <w:r w:rsidR="00D76A2F" w:rsidDel="00473345">
            <w:delText xml:space="preserve">predicted </w:delText>
          </w:r>
        </w:del>
      </w:ins>
      <w:ins w:id="909" w:author="Ahmad Abdulraheem M. Bamagoos" w:date="2019-05-18T13:22:00Z">
        <w:del w:id="910" w:author="Sands, Scott A.,Ph.D. [2]" w:date="2019-06-07T12:24:00Z">
          <w:r w:rsidR="007027FF" w:rsidDel="00473345">
            <w:delText>subgroup</w:delText>
          </w:r>
        </w:del>
      </w:ins>
      <w:ins w:id="911" w:author="Ahmad Abdulraheem M. Bamagoos" w:date="2019-05-18T13:19:00Z">
        <w:del w:id="912" w:author="Sands, Scott A.,Ph.D. [2]" w:date="2019-06-07T12:24:00Z">
          <w:r w:rsidR="007027FF" w:rsidDel="00473345">
            <w:delText>)</w:delText>
          </w:r>
        </w:del>
      </w:ins>
      <w:ins w:id="913" w:author="Ahmad Abdulraheem M. Bamagoos" w:date="2019-05-10T11:22:00Z">
        <w:del w:id="914" w:author="Sands, Scott A.,Ph.D. [2]" w:date="2019-06-07T12:24:00Z">
          <w:r w:rsidR="005B2B59" w:rsidDel="00473345">
            <w:delText xml:space="preserve"> </w:delText>
          </w:r>
        </w:del>
      </w:ins>
      <w:ins w:id="915" w:author="Ahmad Abdulraheem M. Bamagoos" w:date="2019-05-18T13:17:00Z">
        <w:del w:id="916" w:author="Sands, Scott A.,Ph.D. [2]" w:date="2019-06-07T12:24:00Z">
          <w:r w:rsidR="007027FF" w:rsidDel="00473345">
            <w:delText xml:space="preserve">based on </w:delText>
          </w:r>
          <w:r w:rsidR="007027FF" w:rsidRPr="00E75A32" w:rsidDel="00473345">
            <w:rPr>
              <w:lang w:eastAsia="en-AU"/>
            </w:rPr>
            <w:delText>analysis of the remaining observations in the dataset</w:delText>
          </w:r>
        </w:del>
      </w:ins>
      <w:ins w:id="917" w:author="Ahmad Abdulraheem M. Bamagoos" w:date="2019-05-10T11:12:00Z">
        <w:del w:id="918" w:author="Sands, Scott A.,Ph.D. [2]" w:date="2019-06-07T12:24:00Z">
          <w:r w:rsidR="002E3AC3" w:rsidDel="00473345">
            <w:delText>. This validation technique</w:delText>
          </w:r>
        </w:del>
      </w:ins>
      <w:ins w:id="919" w:author="Ahmad Abdulraheem M. Bamagoos" w:date="2019-05-10T11:08:00Z">
        <w:del w:id="920" w:author="Sands, Scott A.,Ph.D. [2]" w:date="2019-06-07T12:24:00Z">
          <w:r w:rsidR="002E3AC3" w:rsidDel="00473345">
            <w:delText xml:space="preserve"> </w:delText>
          </w:r>
        </w:del>
      </w:ins>
      <w:ins w:id="921" w:author="Ahmad Abdulraheem M. Bamagoos" w:date="2019-05-18T13:33:00Z">
        <w:del w:id="922" w:author="Sands, Scott A.,Ph.D. [2]" w:date="2019-06-07T12:24:00Z">
          <w:r w:rsidR="00321131" w:rsidRPr="00E75A32" w:rsidDel="00473345">
            <w:rPr>
              <w:lang w:eastAsia="en-AU"/>
            </w:rPr>
            <w:delText>provide</w:delText>
          </w:r>
          <w:r w:rsidR="00321131" w:rsidDel="00473345">
            <w:rPr>
              <w:lang w:eastAsia="en-AU"/>
            </w:rPr>
            <w:delText>d</w:delText>
          </w:r>
          <w:r w:rsidR="00321131" w:rsidRPr="00E75A32" w:rsidDel="00473345">
            <w:rPr>
              <w:lang w:eastAsia="en-AU"/>
            </w:rPr>
            <w:delText xml:space="preserve"> a rigorous way to test </w:delText>
          </w:r>
        </w:del>
      </w:ins>
      <w:ins w:id="923" w:author="Peter Cistulli" w:date="2019-05-23T15:34:00Z">
        <w:del w:id="924" w:author="Sands, Scott A.,Ph.D. [2]" w:date="2019-06-07T12:24:00Z">
          <w:r w:rsidR="00F064C3" w:rsidDel="00473345">
            <w:rPr>
              <w:lang w:eastAsia="en-AU"/>
            </w:rPr>
            <w:delText>a</w:delText>
          </w:r>
        </w:del>
      </w:ins>
      <w:ins w:id="925" w:author="Ahmad Abdulraheem M. Bamagoos" w:date="2019-05-18T13:33:00Z">
        <w:del w:id="926" w:author="Sands, Scott A.,Ph.D. [2]" w:date="2019-06-07T12:24:00Z">
          <w:r w:rsidR="00321131" w:rsidDel="00473345">
            <w:rPr>
              <w:lang w:eastAsia="en-AU"/>
            </w:rPr>
            <w:delText xml:space="preserve">our </w:delText>
          </w:r>
          <w:r w:rsidR="00321131" w:rsidRPr="00E75A32" w:rsidDel="00473345">
            <w:rPr>
              <w:lang w:eastAsia="en-AU"/>
            </w:rPr>
            <w:delText>prediction model</w:delText>
          </w:r>
          <w:r w:rsidR="00321131" w:rsidDel="00473345">
            <w:delText xml:space="preserve"> </w:delText>
          </w:r>
        </w:del>
      </w:ins>
      <w:del w:id="927" w:author="Sands, Scott A.,Ph.D. [2]" w:date="2019-06-07T12:24:00Z">
        <w:r w:rsidR="00303DC9" w:rsidDel="00473345">
          <w:delText>to</w:delText>
        </w:r>
      </w:del>
      <w:ins w:id="928" w:author="Ahmad Abdulraheem M. Bamagoos" w:date="2019-05-18T13:33:00Z">
        <w:del w:id="929" w:author="Sands, Scott A.,Ph.D. [2]" w:date="2019-06-07T12:24:00Z">
          <w:r w:rsidR="00321131" w:rsidDel="00473345">
            <w:delText xml:space="preserve">and </w:delText>
          </w:r>
        </w:del>
      </w:ins>
      <w:del w:id="930" w:author="Sands, Scott A.,Ph.D. [2]" w:date="2019-06-07T12:24:00Z">
        <w:r w:rsidR="00303DC9" w:rsidDel="00473345">
          <w:delText xml:space="preserve"> </w:delText>
        </w:r>
        <w:r w:rsidR="003718C8" w:rsidDel="00473345">
          <w:delText>ensure</w:delText>
        </w:r>
      </w:del>
      <w:ins w:id="931" w:author="Ahmad Abdulraheem M. Bamagoos" w:date="2019-05-10T11:13:00Z">
        <w:del w:id="932" w:author="Sands, Scott A.,Ph.D. [2]" w:date="2019-06-07T12:24:00Z">
          <w:r w:rsidR="002E3AC3" w:rsidDel="00473345">
            <w:delText>d</w:delText>
          </w:r>
        </w:del>
      </w:ins>
      <w:del w:id="933" w:author="Sands, Scott A.,Ph.D. [2]" w:date="2019-06-07T12:24:00Z">
        <w:r w:rsidR="003718C8" w:rsidDel="00473345">
          <w:delText xml:space="preserve"> that the model used to predict a patient’s response was not privy to</w:delText>
        </w:r>
      </w:del>
      <w:ins w:id="934" w:author="Peter Cistulli" w:date="2019-05-23T15:34:00Z">
        <w:del w:id="935" w:author="Sands, Scott A.,Ph.D. [2]" w:date="2019-06-07T12:24:00Z">
          <w:r w:rsidR="00F064C3" w:rsidDel="00473345">
            <w:delText>biased by</w:delText>
          </w:r>
        </w:del>
      </w:ins>
      <w:del w:id="936" w:author="Sands, Scott A.,Ph.D. [2]" w:date="2019-06-07T12:24:00Z">
        <w:r w:rsidR="003718C8" w:rsidDel="00473345">
          <w:delText xml:space="preserve"> the same patient’s response </w:delText>
        </w:r>
        <w:r w:rsidR="00631B97" w:rsidDel="00473345">
          <w:delText xml:space="preserve">(model </w:delText>
        </w:r>
        <w:r w:rsidR="003718C8" w:rsidDel="00473345">
          <w:delText xml:space="preserve">thereby </w:delText>
        </w:r>
        <w:r w:rsidR="00F046D4" w:rsidDel="00473345">
          <w:delText>tested on unseen data</w:delText>
        </w:r>
        <w:r w:rsidR="00B83234" w:rsidDel="00473345">
          <w:delText>, entire backwards elimination repeated</w:delText>
        </w:r>
        <w:r w:rsidR="00F046D4" w:rsidDel="00473345">
          <w:delText>).</w:delText>
        </w:r>
      </w:del>
    </w:p>
    <w:bookmarkEnd w:id="822"/>
    <w:p w14:paraId="36389CE4" w14:textId="556ECB77" w:rsidR="00227772" w:rsidRDefault="00723E2F" w:rsidP="003B6FB5">
      <w:pPr>
        <w:pStyle w:val="Body"/>
        <w:spacing w:line="480" w:lineRule="auto"/>
      </w:pPr>
      <w:del w:id="937" w:author="Sands, Scott A.,Ph.D. [2]" w:date="2019-06-07T12:24:00Z">
        <w:r w:rsidDel="00473345">
          <w:delText xml:space="preserve"> </w:delText>
        </w:r>
      </w:del>
      <w:r>
        <w:t xml:space="preserve">The primary statistical comparison for the study was the difference in percent reduction in AHI (primary outcome variable, see above) between </w:t>
      </w:r>
      <w:ins w:id="938" w:author="Ahmad Abdulraheem M. Bamagoos" w:date="2019-05-10T11:29:00Z">
        <w:r w:rsidR="005B2B59">
          <w:t xml:space="preserve">the predicted </w:t>
        </w:r>
      </w:ins>
      <w:proofErr w:type="spellStart"/>
      <w:r>
        <w:t>endotypic</w:t>
      </w:r>
      <w:proofErr w:type="spellEnd"/>
      <w:r>
        <w:t xml:space="preserve"> subgroups. </w:t>
      </w:r>
    </w:p>
    <w:p w14:paraId="7320C26B" w14:textId="2E1531C3" w:rsidR="00143E44" w:rsidRDefault="001E4753" w:rsidP="00077460">
      <w:pPr>
        <w:pStyle w:val="Body"/>
        <w:spacing w:line="480" w:lineRule="auto"/>
      </w:pPr>
      <w:r w:rsidRPr="007848CC">
        <w:rPr>
          <w:b/>
          <w:bCs/>
          <w:i/>
        </w:rPr>
        <w:t>Adjusting</w:t>
      </w:r>
      <w:r w:rsidR="00D744C7" w:rsidRPr="007848CC">
        <w:rPr>
          <w:b/>
          <w:bCs/>
          <w:i/>
        </w:rPr>
        <w:t xml:space="preserve"> for </w:t>
      </w:r>
      <w:r w:rsidR="00843B79">
        <w:rPr>
          <w:b/>
          <w:bCs/>
          <w:i/>
        </w:rPr>
        <w:t>clinical c</w:t>
      </w:r>
      <w:r w:rsidR="00B83234">
        <w:rPr>
          <w:b/>
          <w:bCs/>
          <w:i/>
        </w:rPr>
        <w:t>ovariates</w:t>
      </w:r>
      <w:r w:rsidR="00303DC9" w:rsidRPr="007848CC">
        <w:rPr>
          <w:b/>
          <w:bCs/>
          <w:i/>
        </w:rPr>
        <w:t>.</w:t>
      </w:r>
      <w:r w:rsidR="00303DC9">
        <w:rPr>
          <w:i/>
        </w:rPr>
        <w:t xml:space="preserve"> </w:t>
      </w:r>
      <w:r w:rsidR="00A501AC" w:rsidRPr="00712269">
        <w:t>M</w:t>
      </w:r>
      <w:r w:rsidR="00C774A6" w:rsidRPr="00712269">
        <w:t xml:space="preserve">ultiple linear regression was used to determine whether </w:t>
      </w:r>
      <w:r w:rsidR="00767C39">
        <w:t>being a predicted responder (vs</w:t>
      </w:r>
      <w:r w:rsidR="00335B8C">
        <w:t>.</w:t>
      </w:r>
      <w:r w:rsidR="00767C39">
        <w:t xml:space="preserve"> non-responder) </w:t>
      </w:r>
      <w:r w:rsidR="00143E44">
        <w:t xml:space="preserve">predicted </w:t>
      </w:r>
      <w:r w:rsidR="002D5D7C">
        <w:t xml:space="preserve">oral appliance </w:t>
      </w:r>
      <w:r w:rsidR="00256CB2">
        <w:t xml:space="preserve">efficacy </w:t>
      </w:r>
      <w:r w:rsidR="002D5D7C">
        <w:t xml:space="preserve">(ΔAHI) </w:t>
      </w:r>
      <w:r w:rsidR="00C774A6" w:rsidRPr="00712269">
        <w:t xml:space="preserve">independently of </w:t>
      </w:r>
      <w:r w:rsidR="00C94D3F">
        <w:t xml:space="preserve">clinical </w:t>
      </w:r>
      <w:r w:rsidR="00B83234">
        <w:t>covariates</w:t>
      </w:r>
      <w:r w:rsidR="00B83234" w:rsidRPr="00712269">
        <w:t xml:space="preserve"> </w:t>
      </w:r>
      <w:r w:rsidR="00A501AC" w:rsidRPr="00712269">
        <w:t>(</w:t>
      </w:r>
      <w:r w:rsidR="00C94D3F">
        <w:t xml:space="preserve">i.e. </w:t>
      </w:r>
      <w:r w:rsidR="0077733B">
        <w:t xml:space="preserve">baseline </w:t>
      </w:r>
      <w:r w:rsidR="00C94D3F">
        <w:t>AHI</w:t>
      </w:r>
      <w:r w:rsidR="00A501AC" w:rsidRPr="00712269">
        <w:t>,</w:t>
      </w:r>
      <w:r w:rsidR="00143E44">
        <w:t xml:space="preserve"> </w:t>
      </w:r>
      <w:del w:id="939" w:author="Ahmad Abdulraheem M. Bamagoos" w:date="2019-05-16T20:22:00Z">
        <w:r w:rsidR="00C94D3F" w:rsidDel="00DA01EB">
          <w:delText>body mass index</w:delText>
        </w:r>
      </w:del>
      <w:ins w:id="940" w:author="Ahmad Abdulraheem M. Bamagoos" w:date="2019-05-16T20:22:00Z">
        <w:r w:rsidR="00DA01EB">
          <w:t>BMI</w:t>
        </w:r>
      </w:ins>
      <w:r w:rsidR="00143E44">
        <w:t xml:space="preserve">, age, </w:t>
      </w:r>
      <w:r w:rsidR="00C94D3F">
        <w:t>gender</w:t>
      </w:r>
      <w:r w:rsidR="00335B8C">
        <w:t xml:space="preserve"> and</w:t>
      </w:r>
      <w:r w:rsidR="00143E44">
        <w:t xml:space="preserve"> neck circumference</w:t>
      </w:r>
      <w:ins w:id="941" w:author="Sands, Scott A.,Ph.D. [2]" w:date="2019-06-07T17:32:00Z">
        <w:r w:rsidR="005D4C08">
          <w:t>; also baseline REM:NREM AHI and change in REM sleep proportion</w:t>
        </w:r>
      </w:ins>
      <w:r w:rsidR="00A501AC" w:rsidRPr="00712269">
        <w:t>)</w:t>
      </w:r>
      <w:r w:rsidR="008C4E2B">
        <w:t xml:space="preserve">. </w:t>
      </w:r>
      <w:r w:rsidR="002D5D7C">
        <w:t xml:space="preserve">To perform this test, </w:t>
      </w:r>
      <w:r w:rsidR="002D5D7C" w:rsidRPr="00D1441A">
        <w:rPr>
          <w:iCs/>
        </w:rPr>
        <w:t xml:space="preserve">predicted response status </w:t>
      </w:r>
      <w:r w:rsidR="002D5D7C">
        <w:rPr>
          <w:iCs/>
        </w:rPr>
        <w:t>(1 or 0) was included as an independent variable and each candidate</w:t>
      </w:r>
      <w:r w:rsidR="00335B8C">
        <w:rPr>
          <w:iCs/>
        </w:rPr>
        <w:t>’s</w:t>
      </w:r>
      <w:r w:rsidR="002D5D7C">
        <w:rPr>
          <w:iCs/>
        </w:rPr>
        <w:t xml:space="preserve"> clinical </w:t>
      </w:r>
      <w:r w:rsidR="00B83234">
        <w:rPr>
          <w:iCs/>
        </w:rPr>
        <w:t xml:space="preserve">covariates </w:t>
      </w:r>
      <w:r w:rsidR="002D5D7C">
        <w:rPr>
          <w:iCs/>
        </w:rPr>
        <w:t xml:space="preserve">was sequentially </w:t>
      </w:r>
      <w:r w:rsidR="002D5D7C" w:rsidRPr="00D1441A">
        <w:rPr>
          <w:iCs/>
        </w:rPr>
        <w:t>includ</w:t>
      </w:r>
      <w:r w:rsidR="002D5D7C">
        <w:rPr>
          <w:iCs/>
        </w:rPr>
        <w:t>ed</w:t>
      </w:r>
      <w:r w:rsidR="002D5D7C" w:rsidRPr="00D1441A">
        <w:rPr>
          <w:iCs/>
        </w:rPr>
        <w:t>-then-remov</w:t>
      </w:r>
      <w:r w:rsidR="002D5D7C">
        <w:rPr>
          <w:iCs/>
        </w:rPr>
        <w:t xml:space="preserve">ed from the model. </w:t>
      </w:r>
    </w:p>
    <w:p w14:paraId="784155DD" w14:textId="31528AA8" w:rsidR="00A501AC" w:rsidRDefault="00732198" w:rsidP="00AB7F6B">
      <w:pPr>
        <w:pStyle w:val="Body"/>
        <w:spacing w:line="480" w:lineRule="auto"/>
        <w:rPr>
          <w:ins w:id="942" w:author="Sands, Scott A.,Ph.D." w:date="2019-06-06T10:05:00Z"/>
        </w:rPr>
      </w:pPr>
      <w:r w:rsidRPr="00732198">
        <w:rPr>
          <w:b/>
          <w:i/>
        </w:rPr>
        <w:t xml:space="preserve">Presentation. </w:t>
      </w:r>
      <w:r w:rsidR="00D744C7">
        <w:t xml:space="preserve">Data </w:t>
      </w:r>
      <w:r w:rsidR="00B83234">
        <w:t xml:space="preserve">are presented </w:t>
      </w:r>
      <w:r w:rsidR="00D744C7">
        <w:t xml:space="preserve">as </w:t>
      </w:r>
      <w:proofErr w:type="spellStart"/>
      <w:r w:rsidR="00D744C7">
        <w:t>mean±SD</w:t>
      </w:r>
      <w:proofErr w:type="spellEnd"/>
      <w:r w:rsidR="00D744C7">
        <w:t xml:space="preserve"> for descript</w:t>
      </w:r>
      <w:r w:rsidR="00B83234">
        <w:t>ive variables</w:t>
      </w:r>
      <w:r w:rsidR="00D744C7">
        <w:t xml:space="preserve"> and </w:t>
      </w:r>
      <w:proofErr w:type="spellStart"/>
      <w:r w:rsidR="00D744C7">
        <w:t>mean</w:t>
      </w:r>
      <w:r w:rsidR="00302A9B">
        <w:t>±SEM</w:t>
      </w:r>
      <w:proofErr w:type="spellEnd"/>
      <w:r w:rsidR="00302A9B">
        <w:t xml:space="preserve"> for comparisons. </w:t>
      </w:r>
      <w:r w:rsidR="0010184B">
        <w:t xml:space="preserve">Back transformed data were presented as mean [95% confidence interval]. </w:t>
      </w:r>
      <w:r w:rsidR="00302A9B">
        <w:t>D</w:t>
      </w:r>
      <w:r w:rsidR="00D744C7">
        <w:t xml:space="preserve">ata </w:t>
      </w:r>
      <w:r w:rsidR="00302A9B">
        <w:t>were</w:t>
      </w:r>
      <w:r w:rsidR="00D744C7">
        <w:t xml:space="preserve"> described as median</w:t>
      </w:r>
      <w:r w:rsidR="00302A9B">
        <w:t xml:space="preserve"> </w:t>
      </w:r>
      <w:r w:rsidR="00D744C7">
        <w:t>[25</w:t>
      </w:r>
      <w:r w:rsidR="00D744C7" w:rsidRPr="00D744C7">
        <w:rPr>
          <w:vertAlign w:val="superscript"/>
        </w:rPr>
        <w:t>th</w:t>
      </w:r>
      <w:r w:rsidR="008877EE">
        <w:rPr>
          <w:vertAlign w:val="superscript"/>
        </w:rPr>
        <w:t xml:space="preserve"> </w:t>
      </w:r>
      <w:r w:rsidR="00D744C7">
        <w:t>-</w:t>
      </w:r>
      <w:r w:rsidR="008877EE">
        <w:t xml:space="preserve"> </w:t>
      </w:r>
      <w:r w:rsidR="00D744C7">
        <w:t>75</w:t>
      </w:r>
      <w:r w:rsidR="00D744C7" w:rsidRPr="00D744C7">
        <w:rPr>
          <w:vertAlign w:val="superscript"/>
        </w:rPr>
        <w:t>th</w:t>
      </w:r>
      <w:r w:rsidR="00D744C7">
        <w:t xml:space="preserve"> centile] </w:t>
      </w:r>
      <w:r w:rsidR="007D2E44">
        <w:t>for non-normally-distributed data as appropriate</w:t>
      </w:r>
      <w:r w:rsidR="00D744C7">
        <w:t xml:space="preserve">. </w:t>
      </w:r>
      <w:r w:rsidR="002F0FD6" w:rsidRPr="00712269">
        <w:t xml:space="preserve">Significance </w:t>
      </w:r>
      <w:r w:rsidR="00FD40A1" w:rsidRPr="00712269">
        <w:t xml:space="preserve">was accepted at </w:t>
      </w:r>
      <w:r w:rsidR="002D5D7C">
        <w:t>p</w:t>
      </w:r>
      <w:r w:rsidR="00FD40A1" w:rsidRPr="00712269">
        <w:t>&lt;0.05.</w:t>
      </w:r>
      <w:ins w:id="943" w:author="Ahmad Abdulraheem M. Bamagoos" w:date="2019-05-20T12:34:00Z">
        <w:r w:rsidR="00166C08">
          <w:t xml:space="preserve"> Figures were created </w:t>
        </w:r>
        <w:r w:rsidR="00B96468">
          <w:t xml:space="preserve">using </w:t>
        </w:r>
      </w:ins>
      <w:ins w:id="944" w:author="Sands, Scott A.,Ph.D." w:date="2019-05-24T17:47:00Z">
        <w:r w:rsidR="00037884">
          <w:t xml:space="preserve">custom </w:t>
        </w:r>
      </w:ins>
      <w:ins w:id="945" w:author="Ahmad Abdulraheem M. Bamagoos" w:date="2019-05-20T12:41:00Z">
        <w:r w:rsidR="00122375">
          <w:t>MATLAB</w:t>
        </w:r>
      </w:ins>
      <w:ins w:id="946" w:author="Ahmad Abdulraheem M. Bamagoos" w:date="2019-05-20T12:34:00Z">
        <w:r w:rsidR="00B96468">
          <w:t xml:space="preserve"> </w:t>
        </w:r>
      </w:ins>
      <w:ins w:id="947" w:author="Sands, Scott A.,Ph.D." w:date="2019-05-24T17:47:00Z">
        <w:r w:rsidR="00037884">
          <w:t xml:space="preserve">software </w:t>
        </w:r>
      </w:ins>
      <w:ins w:id="948" w:author="Ahmad Abdulraheem M. Bamagoos" w:date="2019-05-20T12:35:00Z">
        <w:del w:id="949" w:author="Sands, Scott A.,Ph.D." w:date="2019-05-24T17:47:00Z">
          <w:r w:rsidR="00B96468" w:rsidDel="00037884">
            <w:delText xml:space="preserve">for Windows </w:delText>
          </w:r>
        </w:del>
      </w:ins>
      <w:ins w:id="950" w:author="Ahmad Abdulraheem M. Bamagoos" w:date="2019-05-20T12:38:00Z">
        <w:r w:rsidR="00B96468">
          <w:t>(</w:t>
        </w:r>
      </w:ins>
      <w:ins w:id="951" w:author="Ahmad Abdulraheem M. Bamagoos" w:date="2019-05-20T12:35:00Z">
        <w:del w:id="952" w:author="Sands, Scott A.,Ph.D." w:date="2019-05-24T17:47:00Z">
          <w:r w:rsidR="00B96468" w:rsidDel="00037884">
            <w:delText>2018</w:delText>
          </w:r>
        </w:del>
      </w:ins>
      <w:ins w:id="953" w:author="Ahmad Abdulraheem M. Bamagoos" w:date="2019-05-20T12:36:00Z">
        <w:del w:id="954" w:author="Sands, Scott A.,Ph.D." w:date="2019-05-24T17:47:00Z">
          <w:r w:rsidR="00B96468" w:rsidDel="00037884">
            <w:delText>b</w:delText>
          </w:r>
        </w:del>
      </w:ins>
      <w:ins w:id="955" w:author="Ahmad Abdulraheem M. Bamagoos" w:date="2019-05-20T12:38:00Z">
        <w:del w:id="956" w:author="Sands, Scott A.,Ph.D." w:date="2019-05-24T17:47:00Z">
          <w:r w:rsidR="00B96468" w:rsidDel="00037884">
            <w:delText xml:space="preserve">, </w:delText>
          </w:r>
        </w:del>
        <w:r w:rsidR="00B96468" w:rsidRPr="00B96468">
          <w:t>MathWorks</w:t>
        </w:r>
        <w:r w:rsidR="00B96468">
          <w:t xml:space="preserve">, </w:t>
        </w:r>
      </w:ins>
      <w:ins w:id="957" w:author="Ahmad Abdulraheem M. Bamagoos" w:date="2019-05-20T12:39:00Z">
        <w:r w:rsidR="00B96468" w:rsidRPr="00B96468">
          <w:t xml:space="preserve">Natick, </w:t>
        </w:r>
        <w:r w:rsidR="00B96468">
          <w:t>MA</w:t>
        </w:r>
        <w:r w:rsidR="00B96468" w:rsidRPr="00B96468">
          <w:t xml:space="preserve">, </w:t>
        </w:r>
        <w:r w:rsidR="00B96468">
          <w:t>USA).</w:t>
        </w:r>
      </w:ins>
    </w:p>
    <w:p w14:paraId="469E147D" w14:textId="3984E7DC" w:rsidR="00EF24F6" w:rsidRDefault="00EF24F6" w:rsidP="00AB7F6B">
      <w:pPr>
        <w:pStyle w:val="Body"/>
        <w:spacing w:line="480" w:lineRule="auto"/>
        <w:rPr>
          <w:ins w:id="958" w:author="Sands, Scott A.,Ph.D." w:date="2019-06-06T10:05:00Z"/>
        </w:rPr>
      </w:pPr>
    </w:p>
    <w:p w14:paraId="3ABFC4B4" w14:textId="2137AC37" w:rsidR="00EF24F6" w:rsidDel="00E845EF" w:rsidRDefault="00EF24F6" w:rsidP="00AB7F6B">
      <w:pPr>
        <w:pStyle w:val="Body"/>
        <w:spacing w:line="480" w:lineRule="auto"/>
        <w:rPr>
          <w:del w:id="959" w:author="Sands, Scott A.,Ph.D." w:date="2019-06-06T15:35:00Z"/>
        </w:rPr>
      </w:pPr>
    </w:p>
    <w:p w14:paraId="64242973" w14:textId="77777777" w:rsidR="008C4E2B" w:rsidRPr="00712269" w:rsidRDefault="008C4E2B" w:rsidP="00077460">
      <w:pPr>
        <w:pStyle w:val="Body"/>
        <w:spacing w:line="480" w:lineRule="auto"/>
      </w:pPr>
    </w:p>
    <w:p w14:paraId="14E35BD5" w14:textId="77777777" w:rsidR="006C3961" w:rsidRDefault="006C3961">
      <w:pPr>
        <w:spacing w:after="200" w:line="276" w:lineRule="auto"/>
        <w:jc w:val="left"/>
        <w:rPr>
          <w:b/>
          <w:noProof w:val="0"/>
          <w:sz w:val="28"/>
          <w:szCs w:val="24"/>
          <w:lang w:eastAsia="x-none"/>
        </w:rPr>
      </w:pPr>
      <w:r>
        <w:br w:type="page"/>
      </w:r>
    </w:p>
    <w:p w14:paraId="47747194" w14:textId="5207EB86" w:rsidR="00ED7AE6" w:rsidRPr="00712269" w:rsidRDefault="00ED7AE6" w:rsidP="00892B68">
      <w:pPr>
        <w:pStyle w:val="Heading1"/>
      </w:pPr>
      <w:r w:rsidRPr="00712269">
        <w:lastRenderedPageBreak/>
        <w:t>Results</w:t>
      </w:r>
    </w:p>
    <w:p w14:paraId="46529861" w14:textId="33540EE3" w:rsidR="00F5568B" w:rsidRPr="00F95DA4" w:rsidRDefault="00F5568B" w:rsidP="00077460">
      <w:pPr>
        <w:pStyle w:val="Body"/>
        <w:spacing w:line="480" w:lineRule="auto"/>
        <w:rPr>
          <w:rFonts w:asciiTheme="majorBidi" w:hAnsiTheme="majorBidi" w:cstheme="majorBidi"/>
          <w:b/>
          <w:bCs/>
        </w:rPr>
      </w:pPr>
      <w:bookmarkStart w:id="960" w:name="_Hlk526100649"/>
      <w:r w:rsidRPr="00F95DA4">
        <w:rPr>
          <w:rFonts w:asciiTheme="majorBidi" w:hAnsiTheme="majorBidi" w:cstheme="majorBidi"/>
          <w:b/>
          <w:bCs/>
        </w:rPr>
        <w:t>Baseline Characteristics</w:t>
      </w:r>
      <w:bookmarkEnd w:id="960"/>
    </w:p>
    <w:p w14:paraId="3638F320" w14:textId="5E3EBFD7" w:rsidR="005634BD" w:rsidRPr="006429BA" w:rsidRDefault="000352B0" w:rsidP="006429BA">
      <w:pPr>
        <w:pStyle w:val="Body"/>
        <w:spacing w:line="480" w:lineRule="auto"/>
        <w:rPr>
          <w:rFonts w:asciiTheme="majorBidi" w:hAnsiTheme="majorBidi" w:cstheme="majorBidi"/>
        </w:rPr>
      </w:pPr>
      <w:r w:rsidRPr="008434C7">
        <w:rPr>
          <w:rFonts w:asciiTheme="majorBidi" w:hAnsiTheme="majorBidi" w:cstheme="majorBidi"/>
          <w:color w:val="000000" w:themeColor="text1"/>
        </w:rPr>
        <w:t>Data from 93 participants (56% males) were analyzed. Baseline vs. treatment characteristics</w:t>
      </w:r>
      <w:r w:rsidR="00184DA6">
        <w:rPr>
          <w:rFonts w:asciiTheme="majorBidi" w:hAnsiTheme="majorBidi" w:cstheme="majorBidi"/>
          <w:color w:val="000000" w:themeColor="text1"/>
        </w:rPr>
        <w:t xml:space="preserve"> for the overall groups</w:t>
      </w:r>
      <w:r w:rsidRPr="008434C7">
        <w:rPr>
          <w:rFonts w:asciiTheme="majorBidi" w:hAnsiTheme="majorBidi" w:cstheme="majorBidi"/>
          <w:color w:val="000000" w:themeColor="text1"/>
        </w:rPr>
        <w:t xml:space="preserve"> are presented in T</w:t>
      </w:r>
      <w:r w:rsidRPr="00B6169D">
        <w:rPr>
          <w:rFonts w:asciiTheme="majorBidi" w:hAnsiTheme="majorBidi" w:cstheme="majorBidi"/>
          <w:color w:val="000000" w:themeColor="text1"/>
        </w:rPr>
        <w:t>able 1.</w:t>
      </w:r>
      <w:r w:rsidR="00AB7F6B">
        <w:rPr>
          <w:rFonts w:asciiTheme="majorBidi" w:hAnsiTheme="majorBidi" w:cstheme="majorBidi"/>
          <w:color w:val="000000" w:themeColor="text1"/>
        </w:rPr>
        <w:t xml:space="preserve"> </w:t>
      </w:r>
      <w:ins w:id="961" w:author="Ahmad Abdulraheem M. Bamagoos" w:date="2019-05-13T12:25:00Z">
        <w:r w:rsidR="00C8728A">
          <w:rPr>
            <w:rFonts w:asciiTheme="majorBidi" w:hAnsiTheme="majorBidi" w:cstheme="majorBidi"/>
            <w:color w:val="000000" w:themeColor="text1"/>
          </w:rPr>
          <w:t xml:space="preserve">On average, participants were </w:t>
        </w:r>
      </w:ins>
      <w:ins w:id="962" w:author="Ahmad Abdulraheem M. Bamagoos" w:date="2019-05-13T12:26:00Z">
        <w:r w:rsidR="006429BA">
          <w:rPr>
            <w:rFonts w:asciiTheme="majorBidi" w:hAnsiTheme="majorBidi" w:cstheme="majorBidi"/>
            <w:color w:val="000000" w:themeColor="text1"/>
          </w:rPr>
          <w:t>mid</w:t>
        </w:r>
      </w:ins>
      <w:ins w:id="963" w:author="Peter Cistulli" w:date="2019-05-23T15:36:00Z">
        <w:r w:rsidR="00F064C3">
          <w:rPr>
            <w:rFonts w:asciiTheme="majorBidi" w:hAnsiTheme="majorBidi" w:cstheme="majorBidi"/>
            <w:color w:val="000000" w:themeColor="text1"/>
          </w:rPr>
          <w:t>dle</w:t>
        </w:r>
      </w:ins>
      <w:ins w:id="964" w:author="Ahmad Abdulraheem M. Bamagoos" w:date="2019-05-13T12:28:00Z">
        <w:r w:rsidR="006429BA">
          <w:rPr>
            <w:rFonts w:asciiTheme="majorBidi" w:hAnsiTheme="majorBidi" w:cstheme="majorBidi"/>
            <w:color w:val="000000" w:themeColor="text1"/>
          </w:rPr>
          <w:t>-</w:t>
        </w:r>
      </w:ins>
      <w:ins w:id="965" w:author="Ahmad Abdulraheem M. Bamagoos" w:date="2019-05-13T12:26:00Z">
        <w:r w:rsidR="006429BA">
          <w:rPr>
            <w:rFonts w:asciiTheme="majorBidi" w:hAnsiTheme="majorBidi" w:cstheme="majorBidi"/>
            <w:color w:val="000000" w:themeColor="text1"/>
          </w:rPr>
          <w:t>age</w:t>
        </w:r>
      </w:ins>
      <w:ins w:id="966" w:author="Peter Cistulli" w:date="2019-05-23T15:36:00Z">
        <w:r w:rsidR="00F064C3">
          <w:rPr>
            <w:rFonts w:asciiTheme="majorBidi" w:hAnsiTheme="majorBidi" w:cstheme="majorBidi"/>
            <w:color w:val="000000" w:themeColor="text1"/>
          </w:rPr>
          <w:t>d</w:t>
        </w:r>
      </w:ins>
      <w:ins w:id="967" w:author="Ahmad Abdulraheem M. Bamagoos" w:date="2019-05-13T12:26:00Z">
        <w:r w:rsidR="006429BA">
          <w:rPr>
            <w:rFonts w:asciiTheme="majorBidi" w:hAnsiTheme="majorBidi" w:cstheme="majorBidi"/>
            <w:color w:val="000000" w:themeColor="text1"/>
          </w:rPr>
          <w:t xml:space="preserve"> (</w:t>
        </w:r>
      </w:ins>
      <w:ins w:id="968" w:author="Ahmad Abdulraheem M. Bamagoos" w:date="2019-05-13T12:27:00Z">
        <w:r w:rsidR="006429BA" w:rsidRPr="006429BA">
          <w:rPr>
            <w:rFonts w:asciiTheme="majorBidi" w:hAnsiTheme="majorBidi" w:cstheme="majorBidi"/>
          </w:rPr>
          <w:t>56.2</w:t>
        </w:r>
        <w:del w:id="969" w:author="Sands, Scott A.,Ph.D. [2]" w:date="2019-06-07T16:41:00Z">
          <w:r w:rsidR="006429BA" w:rsidRPr="006429BA" w:rsidDel="00745B28">
            <w:rPr>
              <w:rFonts w:asciiTheme="majorBidi" w:hAnsiTheme="majorBidi" w:cstheme="majorBidi"/>
            </w:rPr>
            <w:delText xml:space="preserve"> </w:delText>
          </w:r>
        </w:del>
        <w:r w:rsidR="006429BA" w:rsidRPr="006429BA">
          <w:rPr>
            <w:rFonts w:asciiTheme="majorBidi" w:hAnsiTheme="majorBidi" w:cstheme="majorBidi"/>
          </w:rPr>
          <w:t>±11.0</w:t>
        </w:r>
      </w:ins>
      <w:ins w:id="970" w:author="Ahmad Abdulraheem M. Bamagoos" w:date="2019-05-13T12:29:00Z">
        <w:r w:rsidR="006429BA">
          <w:rPr>
            <w:rFonts w:asciiTheme="majorBidi" w:hAnsiTheme="majorBidi" w:cstheme="majorBidi"/>
          </w:rPr>
          <w:t xml:space="preserve"> </w:t>
        </w:r>
      </w:ins>
      <w:ins w:id="971" w:author="Ahmad Abdulraheem M. Bamagoos" w:date="2019-05-13T12:27:00Z">
        <w:r w:rsidR="006429BA">
          <w:rPr>
            <w:rFonts w:asciiTheme="majorBidi" w:hAnsiTheme="majorBidi" w:cstheme="majorBidi"/>
          </w:rPr>
          <w:t>years)</w:t>
        </w:r>
      </w:ins>
      <w:ins w:id="972" w:author="Ahmad Abdulraheem M. Bamagoos" w:date="2019-05-13T12:26:00Z">
        <w:r w:rsidR="006429BA">
          <w:rPr>
            <w:rFonts w:asciiTheme="majorBidi" w:hAnsiTheme="majorBidi" w:cstheme="majorBidi"/>
            <w:color w:val="000000" w:themeColor="text1"/>
          </w:rPr>
          <w:t>, obese (</w:t>
        </w:r>
      </w:ins>
      <w:ins w:id="973" w:author="Ahmad Abdulraheem M. Bamagoos" w:date="2019-05-13T12:27:00Z">
        <w:r w:rsidR="006429BA" w:rsidRPr="006429BA">
          <w:rPr>
            <w:rFonts w:asciiTheme="majorBidi" w:hAnsiTheme="majorBidi" w:cstheme="majorBidi"/>
          </w:rPr>
          <w:t>30.5 ±5.3</w:t>
        </w:r>
      </w:ins>
      <w:ins w:id="974" w:author="Ahmad Abdulraheem M. Bamagoos" w:date="2019-05-13T12:28:00Z">
        <w:r w:rsidR="006429BA" w:rsidRPr="006429BA">
          <w:rPr>
            <w:rFonts w:asciiTheme="majorBidi" w:hAnsiTheme="majorBidi" w:cstheme="majorBidi"/>
          </w:rPr>
          <w:t xml:space="preserve"> kg/m</w:t>
        </w:r>
        <w:r w:rsidR="006429BA" w:rsidRPr="006429BA">
          <w:rPr>
            <w:rFonts w:asciiTheme="majorBidi" w:hAnsiTheme="majorBidi" w:cstheme="majorBidi"/>
            <w:vertAlign w:val="superscript"/>
          </w:rPr>
          <w:t>2</w:t>
        </w:r>
      </w:ins>
      <w:ins w:id="975" w:author="Ahmad Abdulraheem M. Bamagoos" w:date="2019-05-13T12:26:00Z">
        <w:r w:rsidR="006429BA">
          <w:rPr>
            <w:rFonts w:asciiTheme="majorBidi" w:hAnsiTheme="majorBidi" w:cstheme="majorBidi"/>
            <w:color w:val="000000" w:themeColor="text1"/>
          </w:rPr>
          <w:t>) with moderate</w:t>
        </w:r>
      </w:ins>
      <w:ins w:id="976" w:author="Ahmad Abdulraheem M. Bamagoos" w:date="2019-05-13T12:27:00Z">
        <w:r w:rsidR="006429BA">
          <w:rPr>
            <w:rFonts w:asciiTheme="majorBidi" w:hAnsiTheme="majorBidi" w:cstheme="majorBidi"/>
            <w:color w:val="000000" w:themeColor="text1"/>
          </w:rPr>
          <w:t xml:space="preserve"> to </w:t>
        </w:r>
      </w:ins>
      <w:ins w:id="977" w:author="Ahmad Abdulraheem M. Bamagoos" w:date="2019-05-13T12:26:00Z">
        <w:r w:rsidR="006429BA">
          <w:rPr>
            <w:rFonts w:asciiTheme="majorBidi" w:hAnsiTheme="majorBidi" w:cstheme="majorBidi"/>
            <w:color w:val="000000" w:themeColor="text1"/>
          </w:rPr>
          <w:t xml:space="preserve">severe </w:t>
        </w:r>
        <w:del w:id="978" w:author="Peter Cistulli" w:date="2019-05-23T15:36:00Z">
          <w:r w:rsidR="006429BA" w:rsidDel="00F064C3">
            <w:rPr>
              <w:rFonts w:asciiTheme="majorBidi" w:hAnsiTheme="majorBidi" w:cstheme="majorBidi"/>
              <w:color w:val="000000" w:themeColor="text1"/>
            </w:rPr>
            <w:delText>sleep apnoea</w:delText>
          </w:r>
        </w:del>
      </w:ins>
      <w:ins w:id="979" w:author="Peter Cistulli" w:date="2019-05-23T15:36:00Z">
        <w:r w:rsidR="00F064C3">
          <w:rPr>
            <w:rFonts w:asciiTheme="majorBidi" w:hAnsiTheme="majorBidi" w:cstheme="majorBidi"/>
            <w:color w:val="000000" w:themeColor="text1"/>
          </w:rPr>
          <w:t>OSA</w:t>
        </w:r>
      </w:ins>
      <w:ins w:id="980" w:author="Ahmad Abdulraheem M. Bamagoos" w:date="2019-05-13T12:27:00Z">
        <w:r w:rsidR="006429BA">
          <w:rPr>
            <w:rFonts w:asciiTheme="majorBidi" w:hAnsiTheme="majorBidi" w:cstheme="majorBidi"/>
            <w:color w:val="000000" w:themeColor="text1"/>
          </w:rPr>
          <w:t xml:space="preserve"> (</w:t>
        </w:r>
      </w:ins>
      <w:ins w:id="981" w:author="Ahmad Abdulraheem M. Bamagoos" w:date="2019-05-13T12:28:00Z">
        <w:r w:rsidR="006429BA" w:rsidRPr="006429BA">
          <w:rPr>
            <w:rFonts w:asciiTheme="majorBidi" w:hAnsiTheme="majorBidi" w:cstheme="majorBidi"/>
          </w:rPr>
          <w:t>30.6 [24.4 – 43.5]</w:t>
        </w:r>
        <w:r w:rsidR="006429BA">
          <w:rPr>
            <w:rFonts w:asciiTheme="majorBidi" w:hAnsiTheme="majorBidi" w:cstheme="majorBidi"/>
          </w:rPr>
          <w:t xml:space="preserve"> e</w:t>
        </w:r>
        <w:r w:rsidR="006429BA">
          <w:rPr>
            <w:rFonts w:asciiTheme="majorBidi" w:hAnsiTheme="majorBidi" w:cstheme="majorBidi"/>
            <w:color w:val="000000" w:themeColor="text1"/>
          </w:rPr>
          <w:t>vents/</w:t>
        </w:r>
      </w:ins>
      <w:proofErr w:type="spellStart"/>
      <w:ins w:id="982" w:author="Ahmad Abdulraheem M. Bamagoos" w:date="2019-05-18T00:28:00Z">
        <w:r w:rsidR="002176F3">
          <w:rPr>
            <w:rFonts w:asciiTheme="majorBidi" w:hAnsiTheme="majorBidi" w:cstheme="majorBidi"/>
            <w:color w:val="000000" w:themeColor="text1"/>
          </w:rPr>
          <w:t>hr</w:t>
        </w:r>
      </w:ins>
      <w:proofErr w:type="spellEnd"/>
      <w:ins w:id="983" w:author="Ahmad Abdulraheem M. Bamagoos" w:date="2019-05-13T12:27:00Z">
        <w:r w:rsidR="006429BA">
          <w:rPr>
            <w:rFonts w:asciiTheme="majorBidi" w:hAnsiTheme="majorBidi" w:cstheme="majorBidi"/>
            <w:color w:val="000000" w:themeColor="text1"/>
          </w:rPr>
          <w:t>)</w:t>
        </w:r>
      </w:ins>
      <w:ins w:id="984" w:author="Ahmad Abdulraheem M. Bamagoos" w:date="2019-05-13T12:26:00Z">
        <w:r w:rsidR="006429BA">
          <w:rPr>
            <w:rFonts w:asciiTheme="majorBidi" w:hAnsiTheme="majorBidi" w:cstheme="majorBidi"/>
            <w:color w:val="000000" w:themeColor="text1"/>
          </w:rPr>
          <w:t>.</w:t>
        </w:r>
      </w:ins>
    </w:p>
    <w:p w14:paraId="2958ADCB" w14:textId="20B74EBB" w:rsidR="000352B0" w:rsidRPr="00F95DA4" w:rsidRDefault="007D2E44" w:rsidP="000352B0">
      <w:pPr>
        <w:pStyle w:val="Body"/>
        <w:spacing w:line="480" w:lineRule="auto"/>
        <w:rPr>
          <w:rFonts w:asciiTheme="majorBidi" w:hAnsiTheme="majorBidi" w:cstheme="majorBidi"/>
          <w:b/>
          <w:bCs/>
        </w:rPr>
      </w:pPr>
      <w:r>
        <w:rPr>
          <w:rFonts w:asciiTheme="majorBidi" w:hAnsiTheme="majorBidi" w:cstheme="majorBidi"/>
          <w:b/>
          <w:bCs/>
        </w:rPr>
        <w:t>Oral Appliance Therapy</w:t>
      </w:r>
    </w:p>
    <w:p w14:paraId="00B949A4" w14:textId="59CADC41" w:rsidR="00654EA1" w:rsidRDefault="00C0612F" w:rsidP="00654EA1">
      <w:pPr>
        <w:pStyle w:val="Body"/>
        <w:spacing w:line="480" w:lineRule="auto"/>
        <w:rPr>
          <w:rFonts w:asciiTheme="majorBidi" w:hAnsiTheme="majorBidi" w:cstheme="majorBidi"/>
          <w:color w:val="000000" w:themeColor="text1"/>
        </w:rPr>
      </w:pPr>
      <w:r>
        <w:rPr>
          <w:rFonts w:asciiTheme="majorBidi" w:hAnsiTheme="majorBidi" w:cstheme="majorBidi"/>
        </w:rPr>
        <w:t>The final protrusi</w:t>
      </w:r>
      <w:r w:rsidR="00011A49">
        <w:rPr>
          <w:rFonts w:asciiTheme="majorBidi" w:hAnsiTheme="majorBidi" w:cstheme="majorBidi"/>
        </w:rPr>
        <w:t>on</w:t>
      </w:r>
      <w:r>
        <w:rPr>
          <w:rFonts w:asciiTheme="majorBidi" w:hAnsiTheme="majorBidi" w:cstheme="majorBidi"/>
        </w:rPr>
        <w:t xml:space="preserve"> </w:t>
      </w:r>
      <w:r w:rsidR="005401B9">
        <w:rPr>
          <w:rFonts w:asciiTheme="majorBidi" w:hAnsiTheme="majorBidi" w:cstheme="majorBidi"/>
        </w:rPr>
        <w:t xml:space="preserve">provided by the </w:t>
      </w:r>
      <w:r w:rsidR="00DC2636">
        <w:rPr>
          <w:rFonts w:asciiTheme="majorBidi" w:hAnsiTheme="majorBidi" w:cstheme="majorBidi"/>
        </w:rPr>
        <w:t xml:space="preserve">oral appliance </w:t>
      </w:r>
      <w:r w:rsidR="005401B9">
        <w:rPr>
          <w:rFonts w:asciiTheme="majorBidi" w:hAnsiTheme="majorBidi" w:cstheme="majorBidi"/>
        </w:rPr>
        <w:t>was</w:t>
      </w:r>
      <w:r w:rsidR="00335B8C">
        <w:rPr>
          <w:rFonts w:asciiTheme="majorBidi" w:hAnsiTheme="majorBidi" w:cstheme="majorBidi"/>
        </w:rPr>
        <w:t>,</w:t>
      </w:r>
      <w:r w:rsidR="005401B9">
        <w:rPr>
          <w:rFonts w:asciiTheme="majorBidi" w:hAnsiTheme="majorBidi" w:cstheme="majorBidi"/>
        </w:rPr>
        <w:t xml:space="preserve"> on</w:t>
      </w:r>
      <w:r w:rsidR="000B217C">
        <w:rPr>
          <w:rFonts w:asciiTheme="majorBidi" w:hAnsiTheme="majorBidi" w:cstheme="majorBidi"/>
        </w:rPr>
        <w:t xml:space="preserve"> average</w:t>
      </w:r>
      <w:r w:rsidR="00335B8C">
        <w:rPr>
          <w:rFonts w:asciiTheme="majorBidi" w:hAnsiTheme="majorBidi" w:cstheme="majorBidi"/>
        </w:rPr>
        <w:t>,</w:t>
      </w:r>
      <w:r w:rsidR="000B217C">
        <w:rPr>
          <w:rFonts w:asciiTheme="majorBidi" w:hAnsiTheme="majorBidi" w:cstheme="majorBidi"/>
        </w:rPr>
        <w:t xml:space="preserve"> </w:t>
      </w:r>
      <w:r w:rsidR="00F5568B">
        <w:rPr>
          <w:rFonts w:asciiTheme="majorBidi" w:hAnsiTheme="majorBidi" w:cstheme="majorBidi"/>
        </w:rPr>
        <w:t>89</w:t>
      </w:r>
      <w:r w:rsidR="000352B0" w:rsidRPr="00B6169D">
        <w:rPr>
          <w:rFonts w:asciiTheme="majorBidi" w:hAnsiTheme="majorBidi" w:cstheme="majorBidi"/>
        </w:rPr>
        <w:t>% (</w:t>
      </w:r>
      <w:r w:rsidR="00FD6A38">
        <w:rPr>
          <w:rFonts w:asciiTheme="majorBidi" w:hAnsiTheme="majorBidi" w:cstheme="majorBidi"/>
        </w:rPr>
        <w:t>range: 44</w:t>
      </w:r>
      <w:r w:rsidR="000352B0" w:rsidRPr="00B6169D">
        <w:rPr>
          <w:rFonts w:asciiTheme="majorBidi" w:hAnsiTheme="majorBidi" w:cstheme="majorBidi"/>
        </w:rPr>
        <w:t xml:space="preserve">-100%) of </w:t>
      </w:r>
      <w:r w:rsidR="00011A49">
        <w:rPr>
          <w:rFonts w:asciiTheme="majorBidi" w:hAnsiTheme="majorBidi" w:cstheme="majorBidi"/>
        </w:rPr>
        <w:t xml:space="preserve">the </w:t>
      </w:r>
      <w:r w:rsidR="000352B0" w:rsidRPr="00B6169D">
        <w:rPr>
          <w:rFonts w:asciiTheme="majorBidi" w:hAnsiTheme="majorBidi" w:cstheme="majorBidi"/>
        </w:rPr>
        <w:t xml:space="preserve">maximal </w:t>
      </w:r>
      <w:r w:rsidR="00011A49">
        <w:rPr>
          <w:rFonts w:asciiTheme="majorBidi" w:hAnsiTheme="majorBidi" w:cstheme="majorBidi"/>
        </w:rPr>
        <w:t xml:space="preserve">mandibular </w:t>
      </w:r>
      <w:r w:rsidR="007D2E44">
        <w:rPr>
          <w:rFonts w:asciiTheme="majorBidi" w:hAnsiTheme="majorBidi" w:cstheme="majorBidi"/>
        </w:rPr>
        <w:t>protrusion</w:t>
      </w:r>
      <w:r w:rsidR="000352B0" w:rsidRPr="00B6169D">
        <w:rPr>
          <w:rFonts w:asciiTheme="majorBidi" w:hAnsiTheme="majorBidi" w:cstheme="majorBidi"/>
          <w:color w:val="000000" w:themeColor="text1"/>
        </w:rPr>
        <w:t xml:space="preserve">. </w:t>
      </w:r>
      <w:r w:rsidR="00DC2636">
        <w:rPr>
          <w:rFonts w:asciiTheme="majorBidi" w:hAnsiTheme="majorBidi" w:cstheme="majorBidi"/>
          <w:color w:val="000000" w:themeColor="text1"/>
        </w:rPr>
        <w:t xml:space="preserve">Overall, treatment lowered AHI by a median of 67% and had favorable effects on arousal frequency and oxygenation (Table 1). </w:t>
      </w:r>
      <w:del w:id="985" w:author="Peter Cistulli" w:date="2019-05-23T15:37:00Z">
        <w:r w:rsidR="001E0E62" w:rsidDel="00F064C3">
          <w:rPr>
            <w:rFonts w:asciiTheme="majorBidi" w:hAnsiTheme="majorBidi" w:cstheme="majorBidi"/>
            <w:color w:val="000000" w:themeColor="text1"/>
          </w:rPr>
          <w:delText>N=43</w:delText>
        </w:r>
        <w:r w:rsidR="00520B47" w:rsidDel="00F064C3">
          <w:rPr>
            <w:rFonts w:asciiTheme="majorBidi" w:hAnsiTheme="majorBidi" w:cstheme="majorBidi"/>
            <w:color w:val="000000" w:themeColor="text1"/>
          </w:rPr>
          <w:delText>/93</w:delText>
        </w:r>
      </w:del>
      <w:ins w:id="986" w:author="Peter Cistulli" w:date="2019-05-23T15:37:00Z">
        <w:r w:rsidR="00F064C3">
          <w:rPr>
            <w:rFonts w:asciiTheme="majorBidi" w:hAnsiTheme="majorBidi" w:cstheme="majorBidi"/>
            <w:color w:val="000000" w:themeColor="text1"/>
          </w:rPr>
          <w:t>Forty-three</w:t>
        </w:r>
      </w:ins>
      <w:r w:rsidR="001E0E62">
        <w:rPr>
          <w:rFonts w:asciiTheme="majorBidi" w:hAnsiTheme="majorBidi" w:cstheme="majorBidi"/>
          <w:color w:val="000000" w:themeColor="text1"/>
        </w:rPr>
        <w:t xml:space="preserve"> patients </w:t>
      </w:r>
      <w:r w:rsidR="00B83234">
        <w:rPr>
          <w:rFonts w:asciiTheme="majorBidi" w:hAnsiTheme="majorBidi" w:cstheme="majorBidi"/>
          <w:color w:val="000000" w:themeColor="text1"/>
        </w:rPr>
        <w:t xml:space="preserve">were </w:t>
      </w:r>
      <w:ins w:id="987" w:author="Peter Cistulli" w:date="2019-05-23T15:37:00Z">
        <w:r w:rsidR="00F064C3">
          <w:rPr>
            <w:rFonts w:asciiTheme="majorBidi" w:hAnsiTheme="majorBidi" w:cstheme="majorBidi"/>
            <w:color w:val="000000" w:themeColor="text1"/>
          </w:rPr>
          <w:t xml:space="preserve">considered </w:t>
        </w:r>
      </w:ins>
      <w:r w:rsidR="00B83234">
        <w:rPr>
          <w:rFonts w:asciiTheme="majorBidi" w:hAnsiTheme="majorBidi" w:cstheme="majorBidi"/>
          <w:color w:val="000000" w:themeColor="text1"/>
        </w:rPr>
        <w:t>responders</w:t>
      </w:r>
      <w:r w:rsidR="00257365">
        <w:rPr>
          <w:rFonts w:asciiTheme="majorBidi" w:hAnsiTheme="majorBidi" w:cstheme="majorBidi"/>
          <w:color w:val="000000" w:themeColor="text1"/>
        </w:rPr>
        <w:t xml:space="preserve"> </w:t>
      </w:r>
      <w:r w:rsidR="00257365" w:rsidRPr="00257365">
        <w:rPr>
          <w:rFonts w:asciiTheme="majorBidi" w:hAnsiTheme="majorBidi" w:cstheme="majorBidi"/>
          <w:color w:val="000000" w:themeColor="text1"/>
        </w:rPr>
        <w:t xml:space="preserve">according to our a priori </w:t>
      </w:r>
      <w:ins w:id="988" w:author="Peter Cistulli" w:date="2019-05-23T15:37:00Z">
        <w:r w:rsidR="00F064C3">
          <w:rPr>
            <w:rFonts w:asciiTheme="majorBidi" w:hAnsiTheme="majorBidi" w:cstheme="majorBidi"/>
            <w:color w:val="000000" w:themeColor="text1"/>
          </w:rPr>
          <w:t xml:space="preserve">treatment outcome </w:t>
        </w:r>
      </w:ins>
      <w:r w:rsidR="00257365" w:rsidRPr="00257365">
        <w:rPr>
          <w:rFonts w:asciiTheme="majorBidi" w:hAnsiTheme="majorBidi" w:cstheme="majorBidi"/>
          <w:color w:val="000000" w:themeColor="text1"/>
        </w:rPr>
        <w:t>definition</w:t>
      </w:r>
      <w:r w:rsidR="001E0E62">
        <w:rPr>
          <w:iCs/>
          <w:color w:val="000000" w:themeColor="text1"/>
        </w:rPr>
        <w:t xml:space="preserve">. </w:t>
      </w:r>
    </w:p>
    <w:p w14:paraId="4A10C089" w14:textId="7665BB96" w:rsidR="00654EA1" w:rsidRPr="00F95DA4" w:rsidRDefault="00DC2636" w:rsidP="00654EA1">
      <w:pPr>
        <w:pStyle w:val="Body"/>
        <w:spacing w:line="480" w:lineRule="auto"/>
        <w:rPr>
          <w:rFonts w:asciiTheme="majorBidi" w:hAnsiTheme="majorBidi" w:cstheme="majorBidi"/>
          <w:b/>
          <w:bCs/>
        </w:rPr>
      </w:pPr>
      <w:r>
        <w:rPr>
          <w:rFonts w:asciiTheme="majorBidi" w:hAnsiTheme="majorBidi" w:cstheme="majorBidi"/>
          <w:b/>
          <w:bCs/>
        </w:rPr>
        <w:t>B</w:t>
      </w:r>
      <w:r w:rsidR="00AF5CE4" w:rsidRPr="00F95DA4">
        <w:rPr>
          <w:rFonts w:asciiTheme="majorBidi" w:hAnsiTheme="majorBidi" w:cstheme="majorBidi"/>
          <w:b/>
          <w:bCs/>
        </w:rPr>
        <w:t xml:space="preserve">ivariate </w:t>
      </w:r>
      <w:r w:rsidR="00735451">
        <w:rPr>
          <w:rFonts w:asciiTheme="majorBidi" w:hAnsiTheme="majorBidi" w:cstheme="majorBidi"/>
          <w:b/>
          <w:bCs/>
        </w:rPr>
        <w:t>A</w:t>
      </w:r>
      <w:r w:rsidR="00AF5CE4" w:rsidRPr="00F95DA4">
        <w:rPr>
          <w:rFonts w:asciiTheme="majorBidi" w:hAnsiTheme="majorBidi" w:cstheme="majorBidi"/>
          <w:b/>
          <w:bCs/>
        </w:rPr>
        <w:t>nalyses</w:t>
      </w:r>
    </w:p>
    <w:p w14:paraId="4A96A44F" w14:textId="3145F948" w:rsidR="00AF5CE4" w:rsidRPr="00654EA1" w:rsidRDefault="00FB219C" w:rsidP="00023DDF">
      <w:pPr>
        <w:pStyle w:val="Body"/>
        <w:spacing w:line="480" w:lineRule="auto"/>
        <w:rPr>
          <w:i/>
        </w:rPr>
      </w:pPr>
      <w:r w:rsidRPr="00D1441A">
        <w:t xml:space="preserve">Using simple linear regression analyses, we observed no </w:t>
      </w:r>
      <w:r w:rsidR="00735451">
        <w:t xml:space="preserve">bivariate </w:t>
      </w:r>
      <w:r w:rsidRPr="00D1441A">
        <w:t>association</w:t>
      </w:r>
      <w:r w:rsidR="00735451">
        <w:t>s</w:t>
      </w:r>
      <w:r w:rsidRPr="00D1441A">
        <w:t xml:space="preserve"> </w:t>
      </w:r>
      <w:r>
        <w:t xml:space="preserve">between </w:t>
      </w:r>
      <w:r w:rsidR="00B83234">
        <w:t xml:space="preserve">oral appliance efficacy </w:t>
      </w:r>
      <w:r w:rsidR="00DC2636">
        <w:t xml:space="preserve">(percent </w:t>
      </w:r>
      <w:r w:rsidR="00AF5CE4" w:rsidRPr="00743C24">
        <w:t>reduction in AHI</w:t>
      </w:r>
      <w:r>
        <w:t xml:space="preserve"> </w:t>
      </w:r>
      <w:r w:rsidR="00B83234">
        <w:t xml:space="preserve">transformed; </w:t>
      </w:r>
      <w:r>
        <w:t>ΔAHI</w:t>
      </w:r>
      <w:r w:rsidR="00DC2636">
        <w:t xml:space="preserve">) </w:t>
      </w:r>
      <w:r w:rsidR="00AF5CE4" w:rsidRPr="00743C24">
        <w:t xml:space="preserve">and any of the </w:t>
      </w:r>
      <w:r w:rsidR="00DC2636">
        <w:t xml:space="preserve">individual </w:t>
      </w:r>
      <w:proofErr w:type="spellStart"/>
      <w:r w:rsidR="00AF5CE4" w:rsidRPr="00743C24">
        <w:t>endotypic</w:t>
      </w:r>
      <w:proofErr w:type="spellEnd"/>
      <w:r w:rsidR="00AF5CE4" w:rsidRPr="00743C24">
        <w:t xml:space="preserve"> traits at </w:t>
      </w:r>
      <w:r w:rsidR="00AF5CE4" w:rsidRPr="00B456DE">
        <w:rPr>
          <w:color w:val="000000" w:themeColor="text1"/>
        </w:rPr>
        <w:t xml:space="preserve">baseline </w:t>
      </w:r>
      <w:r w:rsidR="00816283">
        <w:rPr>
          <w:color w:val="000000" w:themeColor="text1"/>
        </w:rPr>
        <w:t>(R</w:t>
      </w:r>
      <w:r w:rsidR="00816283" w:rsidRPr="00A460B9">
        <w:rPr>
          <w:color w:val="000000" w:themeColor="text1"/>
          <w:vertAlign w:val="superscript"/>
        </w:rPr>
        <w:t>2</w:t>
      </w:r>
      <w:r w:rsidR="00816283">
        <w:rPr>
          <w:color w:val="000000" w:themeColor="text1"/>
        </w:rPr>
        <w:t xml:space="preserve">&lt;0.01 for all). </w:t>
      </w:r>
      <w:r w:rsidRPr="00D1441A">
        <w:rPr>
          <w:color w:val="000000" w:themeColor="text1"/>
        </w:rPr>
        <w:t xml:space="preserve">There were also no associations between </w:t>
      </w:r>
      <w:r w:rsidR="00696141">
        <w:rPr>
          <w:color w:val="000000" w:themeColor="text1"/>
        </w:rPr>
        <w:t xml:space="preserve">oral appliance efficacy </w:t>
      </w:r>
      <w:r w:rsidR="006B02B4">
        <w:rPr>
          <w:color w:val="000000" w:themeColor="text1"/>
        </w:rPr>
        <w:t xml:space="preserve">and </w:t>
      </w:r>
      <w:r w:rsidRPr="00D1441A">
        <w:rPr>
          <w:color w:val="000000" w:themeColor="text1"/>
        </w:rPr>
        <w:t xml:space="preserve">baseline </w:t>
      </w:r>
      <w:r w:rsidRPr="00D1441A">
        <w:t xml:space="preserve">AHI, BMI, age, gender </w:t>
      </w:r>
      <w:r w:rsidR="006B02B4">
        <w:t xml:space="preserve">or </w:t>
      </w:r>
      <w:r w:rsidRPr="00D1441A">
        <w:t>neck circumference</w:t>
      </w:r>
      <w:r w:rsidRPr="00D1441A">
        <w:rPr>
          <w:color w:val="000000" w:themeColor="text1"/>
        </w:rPr>
        <w:t>.</w:t>
      </w:r>
    </w:p>
    <w:p w14:paraId="0EFFC1E7" w14:textId="0B9320CC" w:rsidR="00646399" w:rsidRPr="00F95DA4" w:rsidRDefault="00DC2636" w:rsidP="00077460">
      <w:pPr>
        <w:pStyle w:val="Body"/>
        <w:spacing w:line="480" w:lineRule="auto"/>
        <w:rPr>
          <w:rFonts w:asciiTheme="majorBidi" w:hAnsiTheme="majorBidi" w:cstheme="majorBidi"/>
          <w:b/>
          <w:bCs/>
        </w:rPr>
      </w:pPr>
      <w:r>
        <w:rPr>
          <w:rFonts w:asciiTheme="majorBidi" w:hAnsiTheme="majorBidi" w:cstheme="majorBidi"/>
          <w:b/>
          <w:bCs/>
        </w:rPr>
        <w:t xml:space="preserve">Multivariable </w:t>
      </w:r>
      <w:r w:rsidR="00646399" w:rsidRPr="00F95DA4">
        <w:rPr>
          <w:rFonts w:asciiTheme="majorBidi" w:hAnsiTheme="majorBidi" w:cstheme="majorBidi"/>
          <w:b/>
          <w:bCs/>
        </w:rPr>
        <w:t>Regression Analys</w:t>
      </w:r>
      <w:r w:rsidR="005E1864">
        <w:rPr>
          <w:rFonts w:asciiTheme="majorBidi" w:hAnsiTheme="majorBidi" w:cstheme="majorBidi"/>
          <w:b/>
          <w:bCs/>
        </w:rPr>
        <w:t>i</w:t>
      </w:r>
      <w:r w:rsidR="00646399" w:rsidRPr="00F95DA4">
        <w:rPr>
          <w:rFonts w:asciiTheme="majorBidi" w:hAnsiTheme="majorBidi" w:cstheme="majorBidi"/>
          <w:b/>
          <w:bCs/>
        </w:rPr>
        <w:t>s</w:t>
      </w:r>
    </w:p>
    <w:p w14:paraId="5F79F70F" w14:textId="7BCDB8B1" w:rsidR="000A4525" w:rsidRPr="000852A1" w:rsidRDefault="000A4525" w:rsidP="00EC409C">
      <w:pPr>
        <w:pStyle w:val="Body"/>
        <w:spacing w:line="480" w:lineRule="auto"/>
        <w:rPr>
          <w:iCs/>
          <w:color w:val="000000" w:themeColor="text1"/>
        </w:rPr>
      </w:pPr>
      <w:bookmarkStart w:id="989" w:name="_Hlk524559348"/>
      <w:r>
        <w:rPr>
          <w:iCs/>
          <w:color w:val="000000" w:themeColor="text1"/>
        </w:rPr>
        <w:t xml:space="preserve">When </w:t>
      </w:r>
      <w:proofErr w:type="spellStart"/>
      <w:r>
        <w:rPr>
          <w:iCs/>
          <w:color w:val="000000" w:themeColor="text1"/>
        </w:rPr>
        <w:t>endotypic</w:t>
      </w:r>
      <w:proofErr w:type="spellEnd"/>
      <w:r>
        <w:rPr>
          <w:iCs/>
          <w:color w:val="000000" w:themeColor="text1"/>
        </w:rPr>
        <w:t xml:space="preserve"> traits were considered in </w:t>
      </w:r>
      <w:r w:rsidRPr="000852A1">
        <w:rPr>
          <w:iCs/>
          <w:color w:val="000000" w:themeColor="text1"/>
        </w:rPr>
        <w:t>combination (m</w:t>
      </w:r>
      <w:r w:rsidR="006B02B4" w:rsidRPr="000852A1">
        <w:rPr>
          <w:iCs/>
          <w:color w:val="000000" w:themeColor="text1"/>
        </w:rPr>
        <w:t>ultivariable regression</w:t>
      </w:r>
      <w:r w:rsidRPr="000852A1">
        <w:rPr>
          <w:iCs/>
          <w:color w:val="000000" w:themeColor="text1"/>
        </w:rPr>
        <w:t>),</w:t>
      </w:r>
      <w:r w:rsidR="006B02B4" w:rsidRPr="000852A1">
        <w:rPr>
          <w:iCs/>
          <w:color w:val="000000" w:themeColor="text1"/>
        </w:rPr>
        <w:t xml:space="preserve"> </w:t>
      </w:r>
      <w:r w:rsidRPr="000852A1">
        <w:rPr>
          <w:iCs/>
          <w:color w:val="000000" w:themeColor="text1"/>
        </w:rPr>
        <w:t xml:space="preserve">we found that </w:t>
      </w:r>
      <w:r w:rsidR="006B02B4" w:rsidRPr="000852A1">
        <w:rPr>
          <w:iCs/>
          <w:color w:val="000000" w:themeColor="text1"/>
        </w:rPr>
        <w:t xml:space="preserve">greater </w:t>
      </w:r>
      <w:r w:rsidR="00B83234" w:rsidRPr="000852A1">
        <w:rPr>
          <w:iCs/>
          <w:color w:val="000000" w:themeColor="text1"/>
        </w:rPr>
        <w:t xml:space="preserve">oral appliance efficacy </w:t>
      </w:r>
      <w:r w:rsidRPr="00056093">
        <w:rPr>
          <w:iCs/>
          <w:color w:val="000000" w:themeColor="text1"/>
        </w:rPr>
        <w:t>was associated with</w:t>
      </w:r>
      <w:r w:rsidR="006B02B4" w:rsidRPr="000852A1">
        <w:rPr>
          <w:iCs/>
          <w:color w:val="000000" w:themeColor="text1"/>
        </w:rPr>
        <w:t xml:space="preserve">: moderate </w:t>
      </w:r>
      <w:r w:rsidR="00AF7AE1" w:rsidRPr="00881928">
        <w:t>V</w:t>
      </w:r>
      <w:r w:rsidR="00AF7AE1" w:rsidRPr="00AF7AE1">
        <w:rPr>
          <w:vertAlign w:val="subscript"/>
        </w:rPr>
        <w:t>PASSIVE</w:t>
      </w:r>
      <w:r w:rsidR="00AF7AE1" w:rsidRPr="00881928">
        <w:t xml:space="preserve"> </w:t>
      </w:r>
      <w:r w:rsidR="006B02B4" w:rsidRPr="000852A1">
        <w:rPr>
          <w:iCs/>
          <w:color w:val="000000" w:themeColor="text1"/>
        </w:rPr>
        <w:t>(no</w:t>
      </w:r>
      <w:r w:rsidR="0071226C" w:rsidRPr="000852A1">
        <w:rPr>
          <w:iCs/>
          <w:color w:val="000000" w:themeColor="text1"/>
        </w:rPr>
        <w:t>n-</w:t>
      </w:r>
      <w:r w:rsidR="006B02B4" w:rsidRPr="000852A1">
        <w:rPr>
          <w:iCs/>
          <w:color w:val="000000" w:themeColor="text1"/>
        </w:rPr>
        <w:t>severe</w:t>
      </w:r>
      <w:r w:rsidR="008A69AD" w:rsidRPr="000852A1">
        <w:rPr>
          <w:iCs/>
          <w:color w:val="000000" w:themeColor="text1"/>
        </w:rPr>
        <w:t xml:space="preserve"> and no</w:t>
      </w:r>
      <w:r w:rsidR="0071226C" w:rsidRPr="000852A1">
        <w:rPr>
          <w:iCs/>
          <w:color w:val="000000" w:themeColor="text1"/>
        </w:rPr>
        <w:t>n-</w:t>
      </w:r>
      <w:r w:rsidR="008A69AD" w:rsidRPr="000852A1">
        <w:rPr>
          <w:iCs/>
          <w:color w:val="000000" w:themeColor="text1"/>
        </w:rPr>
        <w:t>mild</w:t>
      </w:r>
      <w:r w:rsidR="006B02B4" w:rsidRPr="000852A1">
        <w:rPr>
          <w:iCs/>
          <w:color w:val="000000" w:themeColor="text1"/>
        </w:rPr>
        <w:t xml:space="preserve">), </w:t>
      </w:r>
      <w:r w:rsidR="008A69AD" w:rsidRPr="000852A1">
        <w:rPr>
          <w:iCs/>
          <w:color w:val="000000" w:themeColor="text1"/>
        </w:rPr>
        <w:t xml:space="preserve">lower pharyngeal compensation </w:t>
      </w:r>
      <w:r w:rsidRPr="000852A1">
        <w:rPr>
          <w:iCs/>
          <w:color w:val="000000" w:themeColor="text1"/>
        </w:rPr>
        <w:t xml:space="preserve">and </w:t>
      </w:r>
      <w:r w:rsidR="00707D4B">
        <w:rPr>
          <w:iCs/>
          <w:color w:val="000000" w:themeColor="text1"/>
        </w:rPr>
        <w:t>more favorable</w:t>
      </w:r>
      <w:r w:rsidR="00011A49" w:rsidRPr="000852A1">
        <w:rPr>
          <w:iCs/>
          <w:color w:val="000000" w:themeColor="text1"/>
        </w:rPr>
        <w:t xml:space="preserve"> </w:t>
      </w:r>
      <w:r w:rsidRPr="000852A1">
        <w:rPr>
          <w:iCs/>
          <w:color w:val="000000" w:themeColor="text1"/>
        </w:rPr>
        <w:t>non-pharyngeal traits (</w:t>
      </w:r>
      <w:r w:rsidR="00011A49" w:rsidRPr="000852A1">
        <w:rPr>
          <w:iCs/>
          <w:color w:val="000000" w:themeColor="text1"/>
        </w:rPr>
        <w:t xml:space="preserve">i.e. </w:t>
      </w:r>
      <w:r w:rsidR="006B02B4" w:rsidRPr="000852A1">
        <w:rPr>
          <w:iCs/>
          <w:color w:val="000000" w:themeColor="text1"/>
        </w:rPr>
        <w:t xml:space="preserve">lower </w:t>
      </w:r>
      <w:r w:rsidR="008A69AD" w:rsidRPr="000852A1">
        <w:rPr>
          <w:iCs/>
          <w:color w:val="000000" w:themeColor="text1"/>
        </w:rPr>
        <w:t>loop gain</w:t>
      </w:r>
      <w:r w:rsidR="006B02B4" w:rsidRPr="000852A1">
        <w:rPr>
          <w:iCs/>
          <w:color w:val="000000" w:themeColor="text1"/>
        </w:rPr>
        <w:t xml:space="preserve">, higher </w:t>
      </w:r>
      <w:r w:rsidR="008A69AD" w:rsidRPr="000852A1">
        <w:rPr>
          <w:iCs/>
          <w:color w:val="000000" w:themeColor="text1"/>
        </w:rPr>
        <w:t>arousal threshold</w:t>
      </w:r>
      <w:r w:rsidR="006B02B4" w:rsidRPr="000852A1">
        <w:rPr>
          <w:iCs/>
          <w:color w:val="000000" w:themeColor="text1"/>
        </w:rPr>
        <w:t xml:space="preserve"> and lower </w:t>
      </w:r>
      <w:r w:rsidR="008A69AD" w:rsidRPr="000852A1">
        <w:rPr>
          <w:iCs/>
          <w:color w:val="000000" w:themeColor="text1"/>
        </w:rPr>
        <w:t>response to arousal</w:t>
      </w:r>
      <w:r w:rsidRPr="000852A1">
        <w:rPr>
          <w:iCs/>
          <w:color w:val="000000" w:themeColor="text1"/>
        </w:rPr>
        <w:t xml:space="preserve">), see </w:t>
      </w:r>
      <w:r w:rsidR="006B02B4" w:rsidRPr="000852A1">
        <w:rPr>
          <w:iCs/>
          <w:color w:val="000000" w:themeColor="text1"/>
        </w:rPr>
        <w:t>Table 3</w:t>
      </w:r>
      <w:r w:rsidRPr="000852A1">
        <w:rPr>
          <w:iCs/>
          <w:color w:val="000000" w:themeColor="text1"/>
        </w:rPr>
        <w:t xml:space="preserve"> and</w:t>
      </w:r>
      <w:r w:rsidR="006B02B4" w:rsidRPr="000852A1">
        <w:rPr>
          <w:iCs/>
          <w:color w:val="000000" w:themeColor="text1"/>
        </w:rPr>
        <w:t xml:space="preserve"> Figure 1. </w:t>
      </w:r>
      <w:r w:rsidR="00816283" w:rsidRPr="000852A1">
        <w:rPr>
          <w:iCs/>
          <w:color w:val="000000" w:themeColor="text1"/>
        </w:rPr>
        <w:t>S</w:t>
      </w:r>
      <w:r w:rsidR="006B02B4" w:rsidRPr="000852A1">
        <w:rPr>
          <w:iCs/>
          <w:color w:val="000000" w:themeColor="text1"/>
        </w:rPr>
        <w:t xml:space="preserve">everal interaction variables </w:t>
      </w:r>
      <w:r w:rsidR="00816283" w:rsidRPr="000852A1">
        <w:rPr>
          <w:iCs/>
          <w:color w:val="000000" w:themeColor="text1"/>
        </w:rPr>
        <w:t xml:space="preserve">were also associated with </w:t>
      </w:r>
      <w:r w:rsidR="00B83234" w:rsidRPr="000852A1">
        <w:rPr>
          <w:iCs/>
          <w:color w:val="000000" w:themeColor="text1"/>
        </w:rPr>
        <w:t>treatment efficacy</w:t>
      </w:r>
      <w:ins w:id="990" w:author="Sands, Scott A.,Ph.D. [2]" w:date="2019-06-07T16:43:00Z">
        <w:r w:rsidR="002F629A">
          <w:rPr>
            <w:iCs/>
            <w:color w:val="000000" w:themeColor="text1"/>
          </w:rPr>
          <w:t xml:space="preserve"> (</w:t>
        </w:r>
        <w:r w:rsidR="002F629A" w:rsidRPr="000852A1">
          <w:rPr>
            <w:iCs/>
            <w:color w:val="000000" w:themeColor="text1"/>
          </w:rPr>
          <w:t>see Table 3 and Figure 1</w:t>
        </w:r>
        <w:r w:rsidR="002F629A">
          <w:rPr>
            <w:iCs/>
            <w:color w:val="000000" w:themeColor="text1"/>
          </w:rPr>
          <w:t xml:space="preserve"> for interpretation of each </w:t>
        </w:r>
      </w:ins>
      <w:ins w:id="991" w:author="Sands, Scott A.,Ph.D. [2]" w:date="2019-06-07T18:36:00Z">
        <w:r w:rsidR="004724BF">
          <w:rPr>
            <w:iCs/>
            <w:color w:val="000000" w:themeColor="text1"/>
          </w:rPr>
          <w:t>of the 12 terms included in the model</w:t>
        </w:r>
      </w:ins>
      <w:ins w:id="992" w:author="Sands, Scott A.,Ph.D. [2]" w:date="2019-06-07T16:43:00Z">
        <w:r w:rsidR="002F629A">
          <w:rPr>
            <w:iCs/>
            <w:color w:val="000000" w:themeColor="text1"/>
          </w:rPr>
          <w:t>)</w:t>
        </w:r>
      </w:ins>
      <w:r w:rsidR="00816283" w:rsidRPr="000852A1">
        <w:rPr>
          <w:iCs/>
          <w:color w:val="000000" w:themeColor="text1"/>
        </w:rPr>
        <w:t>.</w:t>
      </w:r>
      <w:ins w:id="993" w:author="Sands, Scott A.,Ph.D. [2]" w:date="2019-06-07T18:36:00Z">
        <w:r w:rsidR="004724BF">
          <w:rPr>
            <w:iCs/>
            <w:color w:val="000000" w:themeColor="text1"/>
          </w:rPr>
          <w:t xml:space="preserve"> </w:t>
        </w:r>
      </w:ins>
      <w:del w:id="994" w:author="Sands, Scott A.,Ph.D. [2]" w:date="2019-06-07T18:37:00Z">
        <w:r w:rsidR="00816283" w:rsidRPr="000852A1" w:rsidDel="004724BF">
          <w:rPr>
            <w:iCs/>
            <w:color w:val="000000" w:themeColor="text1"/>
          </w:rPr>
          <w:delText xml:space="preserve"> </w:delText>
        </w:r>
      </w:del>
    </w:p>
    <w:p w14:paraId="572DE691" w14:textId="08F690F7" w:rsidR="00696141" w:rsidRPr="008368A6" w:rsidRDefault="005E1864" w:rsidP="00EC409C">
      <w:pPr>
        <w:pStyle w:val="Body"/>
        <w:spacing w:line="480" w:lineRule="auto"/>
        <w:rPr>
          <w:b/>
          <w:iCs/>
          <w:color w:val="000000" w:themeColor="text1"/>
        </w:rPr>
      </w:pPr>
      <w:r>
        <w:rPr>
          <w:b/>
          <w:iCs/>
          <w:color w:val="000000" w:themeColor="text1"/>
        </w:rPr>
        <w:t xml:space="preserve">Defining </w:t>
      </w:r>
      <w:proofErr w:type="spellStart"/>
      <w:r w:rsidR="00696141" w:rsidRPr="008368A6">
        <w:rPr>
          <w:b/>
          <w:iCs/>
          <w:color w:val="000000" w:themeColor="text1"/>
        </w:rPr>
        <w:t>Endotypic</w:t>
      </w:r>
      <w:proofErr w:type="spellEnd"/>
      <w:r w:rsidR="00696141" w:rsidRPr="008368A6">
        <w:rPr>
          <w:b/>
          <w:iCs/>
          <w:color w:val="000000" w:themeColor="text1"/>
        </w:rPr>
        <w:t xml:space="preserve"> Subgroups</w:t>
      </w:r>
    </w:p>
    <w:p w14:paraId="3CC68438" w14:textId="1BBB73B5" w:rsidR="000144F5" w:rsidRDefault="006B02B4" w:rsidP="00EC409C">
      <w:pPr>
        <w:pStyle w:val="Body"/>
        <w:spacing w:line="480" w:lineRule="auto"/>
        <w:rPr>
          <w:iCs/>
          <w:color w:val="000000" w:themeColor="text1"/>
        </w:rPr>
      </w:pPr>
      <w:r w:rsidRPr="00897ECE">
        <w:rPr>
          <w:iCs/>
          <w:color w:val="000000" w:themeColor="text1"/>
        </w:rPr>
        <w:t xml:space="preserve">Use of the </w:t>
      </w:r>
      <w:r w:rsidR="003718C8">
        <w:rPr>
          <w:iCs/>
          <w:color w:val="000000" w:themeColor="text1"/>
        </w:rPr>
        <w:t xml:space="preserve">above multivariable regression </w:t>
      </w:r>
      <w:r w:rsidRPr="00897ECE">
        <w:rPr>
          <w:iCs/>
          <w:color w:val="000000" w:themeColor="text1"/>
        </w:rPr>
        <w:t>model</w:t>
      </w:r>
      <w:r w:rsidR="001E0E62">
        <w:rPr>
          <w:iCs/>
          <w:color w:val="000000" w:themeColor="text1"/>
        </w:rPr>
        <w:t xml:space="preserve"> </w:t>
      </w:r>
      <w:r w:rsidRPr="00897ECE">
        <w:rPr>
          <w:iCs/>
          <w:color w:val="000000" w:themeColor="text1"/>
        </w:rPr>
        <w:t xml:space="preserve">to </w:t>
      </w:r>
      <w:r w:rsidR="007D06DB">
        <w:rPr>
          <w:iCs/>
          <w:color w:val="000000" w:themeColor="text1"/>
        </w:rPr>
        <w:t xml:space="preserve">define </w:t>
      </w:r>
      <w:r w:rsidR="00520B47">
        <w:rPr>
          <w:iCs/>
          <w:color w:val="000000" w:themeColor="text1"/>
        </w:rPr>
        <w:t xml:space="preserve">endotype </w:t>
      </w:r>
      <w:r w:rsidR="007D06DB">
        <w:rPr>
          <w:iCs/>
          <w:color w:val="000000" w:themeColor="text1"/>
        </w:rPr>
        <w:t xml:space="preserve">subgroups of predicted responders and </w:t>
      </w:r>
      <w:r w:rsidR="00520B47">
        <w:rPr>
          <w:iCs/>
          <w:color w:val="000000" w:themeColor="text1"/>
        </w:rPr>
        <w:t xml:space="preserve">predicted </w:t>
      </w:r>
      <w:r w:rsidR="007D06DB">
        <w:rPr>
          <w:iCs/>
          <w:color w:val="000000" w:themeColor="text1"/>
        </w:rPr>
        <w:t xml:space="preserve">non-responders </w:t>
      </w:r>
      <w:r w:rsidRPr="00897ECE">
        <w:rPr>
          <w:iCs/>
          <w:color w:val="000000" w:themeColor="text1"/>
        </w:rPr>
        <w:t xml:space="preserve">revealed </w:t>
      </w:r>
      <w:r w:rsidR="001E0E62">
        <w:rPr>
          <w:iCs/>
          <w:color w:val="000000" w:themeColor="text1"/>
        </w:rPr>
        <w:t>the following</w:t>
      </w:r>
      <w:r w:rsidR="001C3100">
        <w:rPr>
          <w:iCs/>
          <w:color w:val="000000" w:themeColor="text1"/>
        </w:rPr>
        <w:t>:</w:t>
      </w:r>
      <w:r w:rsidRPr="00897ECE">
        <w:rPr>
          <w:iCs/>
          <w:color w:val="000000" w:themeColor="text1"/>
        </w:rPr>
        <w:t xml:space="preserve"> </w:t>
      </w:r>
    </w:p>
    <w:p w14:paraId="52B1FB89" w14:textId="03826F51" w:rsidR="00EC5A1E" w:rsidRDefault="001C3100" w:rsidP="00EC409C">
      <w:pPr>
        <w:pStyle w:val="Body"/>
        <w:spacing w:line="480" w:lineRule="auto"/>
      </w:pPr>
      <w:r w:rsidRPr="00707D4B">
        <w:rPr>
          <w:b/>
          <w:i/>
          <w:iCs/>
          <w:color w:val="000000" w:themeColor="text1"/>
        </w:rPr>
        <w:lastRenderedPageBreak/>
        <w:t>B</w:t>
      </w:r>
      <w:r w:rsidR="007D06DB" w:rsidRPr="00707D4B">
        <w:rPr>
          <w:b/>
          <w:i/>
          <w:iCs/>
          <w:color w:val="000000" w:themeColor="text1"/>
        </w:rPr>
        <w:t>efore cross-validation</w:t>
      </w:r>
      <w:r w:rsidR="00707D4B" w:rsidRPr="009E7897">
        <w:rPr>
          <w:b/>
          <w:bCs/>
          <w:iCs/>
          <w:color w:val="000000" w:themeColor="text1"/>
        </w:rPr>
        <w:t>.</w:t>
      </w:r>
      <w:r w:rsidR="007D06DB">
        <w:rPr>
          <w:iCs/>
          <w:color w:val="000000" w:themeColor="text1"/>
        </w:rPr>
        <w:t xml:space="preserve"> </w:t>
      </w:r>
      <w:r w:rsidR="00707D4B">
        <w:t>P</w:t>
      </w:r>
      <w:r w:rsidR="00520B47">
        <w:t xml:space="preserve">redicted responders </w:t>
      </w:r>
      <w:r w:rsidR="00520B47" w:rsidRPr="00897ECE">
        <w:rPr>
          <w:iCs/>
          <w:color w:val="000000" w:themeColor="text1"/>
        </w:rPr>
        <w:t>(N=</w:t>
      </w:r>
      <w:r w:rsidR="00520B47">
        <w:rPr>
          <w:iCs/>
          <w:color w:val="000000" w:themeColor="text1"/>
        </w:rPr>
        <w:t>57</w:t>
      </w:r>
      <w:r w:rsidR="00520B47" w:rsidRPr="00897ECE">
        <w:rPr>
          <w:iCs/>
          <w:color w:val="000000" w:themeColor="text1"/>
        </w:rPr>
        <w:t>), compared with predicted non-responders (N=</w:t>
      </w:r>
      <w:r w:rsidR="00520B47">
        <w:rPr>
          <w:iCs/>
          <w:color w:val="000000" w:themeColor="text1"/>
        </w:rPr>
        <w:t>36</w:t>
      </w:r>
      <w:r w:rsidR="00520B47" w:rsidRPr="00897ECE">
        <w:rPr>
          <w:iCs/>
          <w:color w:val="000000" w:themeColor="text1"/>
        </w:rPr>
        <w:t>), exhibited a greater reduction</w:t>
      </w:r>
      <w:r w:rsidR="00520B47">
        <w:rPr>
          <w:iCs/>
          <w:color w:val="000000" w:themeColor="text1"/>
        </w:rPr>
        <w:t xml:space="preserve"> in AHI from baseline (</w:t>
      </w:r>
      <w:r w:rsidR="00520B47">
        <w:t>76[70-80] vs</w:t>
      </w:r>
      <w:r w:rsidR="0071226C">
        <w:t>.</w:t>
      </w:r>
      <w:r w:rsidR="00520B47">
        <w:t xml:space="preserve"> 42[28-55]%, mean[95%CI], p&lt;0.0001) and had lower treatment AHI (8[6-10] vs</w:t>
      </w:r>
      <w:r w:rsidR="0071226C">
        <w:t>.</w:t>
      </w:r>
      <w:r w:rsidR="00520B47">
        <w:t xml:space="preserve"> 18[14-23]</w:t>
      </w:r>
      <w:r w:rsidR="00707D4B">
        <w:t xml:space="preserve"> </w:t>
      </w:r>
      <w:r w:rsidR="00520B47">
        <w:t>events/</w:t>
      </w:r>
      <w:proofErr w:type="spellStart"/>
      <w:r w:rsidR="00520B47">
        <w:t>hr</w:t>
      </w:r>
      <w:proofErr w:type="spellEnd"/>
      <w:r w:rsidR="00707D4B">
        <w:t xml:space="preserve">, </w:t>
      </w:r>
      <w:r w:rsidR="00520B47">
        <w:t xml:space="preserve">p&lt;0.0001). </w:t>
      </w:r>
      <w:r w:rsidR="00696141">
        <w:t xml:space="preserve">Positive and negative predictive values were </w:t>
      </w:r>
      <w:r w:rsidR="00696141">
        <w:rPr>
          <w:iCs/>
          <w:color w:val="000000" w:themeColor="text1"/>
        </w:rPr>
        <w:t>83% and 56%</w:t>
      </w:r>
      <w:r w:rsidR="00707D4B">
        <w:rPr>
          <w:iCs/>
          <w:color w:val="000000" w:themeColor="text1"/>
        </w:rPr>
        <w:t>,</w:t>
      </w:r>
      <w:r w:rsidR="00696141">
        <w:rPr>
          <w:iCs/>
          <w:color w:val="000000" w:themeColor="text1"/>
        </w:rPr>
        <w:t xml:space="preserve"> respectively</w:t>
      </w:r>
      <w:ins w:id="995" w:author="Sands, Scott A.,Ph.D. [2]" w:date="2019-06-07T17:13:00Z">
        <w:r w:rsidR="008C7FAA">
          <w:rPr>
            <w:iCs/>
            <w:color w:val="000000" w:themeColor="text1"/>
          </w:rPr>
          <w:t>; accuracy = 72%</w:t>
        </w:r>
      </w:ins>
      <w:r w:rsidR="00696141">
        <w:rPr>
          <w:iCs/>
          <w:color w:val="000000" w:themeColor="text1"/>
        </w:rPr>
        <w:t>.</w:t>
      </w:r>
    </w:p>
    <w:p w14:paraId="185130FA" w14:textId="6EE09DB5" w:rsidR="003626C0" w:rsidRDefault="007D06DB" w:rsidP="001C3100">
      <w:pPr>
        <w:pStyle w:val="Body"/>
        <w:spacing w:line="480" w:lineRule="auto"/>
      </w:pPr>
      <w:r w:rsidRPr="00707D4B">
        <w:rPr>
          <w:b/>
          <w:i/>
        </w:rPr>
        <w:t>After cross-validation</w:t>
      </w:r>
      <w:r w:rsidR="005E1864" w:rsidRPr="00707D4B">
        <w:rPr>
          <w:b/>
          <w:i/>
        </w:rPr>
        <w:t xml:space="preserve"> (main results)</w:t>
      </w:r>
      <w:r w:rsidR="00707D4B" w:rsidRPr="009E7897">
        <w:rPr>
          <w:b/>
          <w:bCs/>
        </w:rPr>
        <w:t>.</w:t>
      </w:r>
      <w:r>
        <w:t xml:space="preserve"> </w:t>
      </w:r>
      <w:r w:rsidR="00707D4B">
        <w:t>D</w:t>
      </w:r>
      <w:r w:rsidR="00EC5A1E">
        <w:t xml:space="preserve">ifferences in responses between subgroups </w:t>
      </w:r>
      <w:r>
        <w:t>remained clinically significant</w:t>
      </w:r>
      <w:r w:rsidR="00707D4B">
        <w:t xml:space="preserve"> after cross-validation:</w:t>
      </w:r>
      <w:r w:rsidR="00EC5A1E">
        <w:t xml:space="preserve"> </w:t>
      </w:r>
      <w:r w:rsidR="001C3100">
        <w:t xml:space="preserve">Predicted responders </w:t>
      </w:r>
      <w:r w:rsidR="001C3100" w:rsidRPr="00897ECE">
        <w:rPr>
          <w:iCs/>
          <w:color w:val="000000" w:themeColor="text1"/>
        </w:rPr>
        <w:t>(N=</w:t>
      </w:r>
      <w:r w:rsidR="00520B47">
        <w:rPr>
          <w:iCs/>
          <w:color w:val="000000" w:themeColor="text1"/>
        </w:rPr>
        <w:t>54</w:t>
      </w:r>
      <w:r w:rsidR="001C3100" w:rsidRPr="00897ECE">
        <w:rPr>
          <w:iCs/>
          <w:color w:val="000000" w:themeColor="text1"/>
        </w:rPr>
        <w:t>), compared with predicted non-responders (N=</w:t>
      </w:r>
      <w:r w:rsidR="00520B47">
        <w:rPr>
          <w:iCs/>
          <w:color w:val="000000" w:themeColor="text1"/>
        </w:rPr>
        <w:t>39</w:t>
      </w:r>
      <w:r w:rsidR="001C3100" w:rsidRPr="00897ECE">
        <w:rPr>
          <w:iCs/>
          <w:color w:val="000000" w:themeColor="text1"/>
        </w:rPr>
        <w:t>), exhibited a greater reduction</w:t>
      </w:r>
      <w:r w:rsidR="001C3100">
        <w:rPr>
          <w:iCs/>
          <w:color w:val="000000" w:themeColor="text1"/>
        </w:rPr>
        <w:t xml:space="preserve"> in AHI from baseline </w:t>
      </w:r>
      <w:r w:rsidR="00816283">
        <w:rPr>
          <w:iCs/>
          <w:color w:val="000000" w:themeColor="text1"/>
        </w:rPr>
        <w:t>(</w:t>
      </w:r>
      <w:r>
        <w:t xml:space="preserve">73[66-79] </w:t>
      </w:r>
      <w:r w:rsidR="0010184B">
        <w:t>vs</w:t>
      </w:r>
      <w:r w:rsidR="0071226C">
        <w:t>.</w:t>
      </w:r>
      <w:r>
        <w:t xml:space="preserve"> 51[38-61]%</w:t>
      </w:r>
      <w:r w:rsidR="00816283">
        <w:t>,</w:t>
      </w:r>
      <w:r w:rsidR="001C3100">
        <w:t xml:space="preserve"> </w:t>
      </w:r>
      <w:r w:rsidR="00816283">
        <w:t xml:space="preserve">mean[95%CI], </w:t>
      </w:r>
      <w:r>
        <w:t>p</w:t>
      </w:r>
      <w:r w:rsidR="002F629A">
        <w:t>=</w:t>
      </w:r>
      <w:r>
        <w:t>0.</w:t>
      </w:r>
      <w:r w:rsidR="002F629A">
        <w:t>0006</w:t>
      </w:r>
      <w:r w:rsidR="001C3100">
        <w:t xml:space="preserve">) and had lower treatment AHI </w:t>
      </w:r>
      <w:r w:rsidR="00816283">
        <w:t>(</w:t>
      </w:r>
      <w:r w:rsidR="0010184B">
        <w:t>8[6-11] vs</w:t>
      </w:r>
      <w:r w:rsidR="0071226C">
        <w:t>.</w:t>
      </w:r>
      <w:r w:rsidR="0010184B">
        <w:t xml:space="preserve"> 16[12-20]</w:t>
      </w:r>
      <w:r w:rsidR="00335B8C">
        <w:t xml:space="preserve"> </w:t>
      </w:r>
      <w:r w:rsidR="0010184B">
        <w:t>events/</w:t>
      </w:r>
      <w:proofErr w:type="spellStart"/>
      <w:r w:rsidR="0010184B">
        <w:t>hr</w:t>
      </w:r>
      <w:proofErr w:type="spellEnd"/>
      <w:r w:rsidR="00816283">
        <w:t>,</w:t>
      </w:r>
      <w:r w:rsidR="0010184B">
        <w:t xml:space="preserve"> p=0.002)</w:t>
      </w:r>
      <w:r w:rsidR="0071226C">
        <w:t>,</w:t>
      </w:r>
      <w:r w:rsidR="0010184B">
        <w:t xml:space="preserve"> see Figure 2.</w:t>
      </w:r>
      <w:r w:rsidR="00895EDF">
        <w:rPr>
          <w:iCs/>
          <w:color w:val="000000" w:themeColor="text1"/>
        </w:rPr>
        <w:t xml:space="preserve"> </w:t>
      </w:r>
      <w:r w:rsidR="00696141">
        <w:t xml:space="preserve">Positive and negative predictive values were </w:t>
      </w:r>
      <w:r w:rsidR="00696141">
        <w:rPr>
          <w:iCs/>
          <w:color w:val="000000" w:themeColor="text1"/>
        </w:rPr>
        <w:t>78% (42:12) and 46% (18:21) respectively (p=0.0</w:t>
      </w:r>
      <w:del w:id="996" w:author="Sands, Scott A.,Ph.D. [2]" w:date="2019-06-07T17:12:00Z">
        <w:r w:rsidR="00696141" w:rsidDel="00A3156E">
          <w:rPr>
            <w:iCs/>
            <w:color w:val="000000" w:themeColor="text1"/>
          </w:rPr>
          <w:delText>0</w:delText>
        </w:r>
      </w:del>
      <w:r w:rsidR="00696141">
        <w:rPr>
          <w:iCs/>
          <w:color w:val="000000" w:themeColor="text1"/>
        </w:rPr>
        <w:t>2, Fisher exact test</w:t>
      </w:r>
      <w:del w:id="997" w:author="Sands, Scott A.,Ph.D. [2]" w:date="2019-06-07T17:12:00Z">
        <w:r w:rsidR="00696141" w:rsidDel="00A3156E">
          <w:rPr>
            <w:iCs/>
            <w:color w:val="000000" w:themeColor="text1"/>
          </w:rPr>
          <w:delText>).</w:delText>
        </w:r>
      </w:del>
      <w:ins w:id="998" w:author="Sands, Scott A.,Ph.D. [2]" w:date="2019-06-07T17:12:00Z">
        <w:r w:rsidR="00A3156E">
          <w:rPr>
            <w:iCs/>
            <w:color w:val="000000" w:themeColor="text1"/>
          </w:rPr>
          <w:t xml:space="preserve">); accuracy </w:t>
        </w:r>
        <w:r w:rsidR="008C7FAA">
          <w:rPr>
            <w:iCs/>
            <w:color w:val="000000" w:themeColor="text1"/>
          </w:rPr>
          <w:t xml:space="preserve">= </w:t>
        </w:r>
      </w:ins>
      <w:ins w:id="999" w:author="Sands, Scott A.,Ph.D. [2]" w:date="2019-06-07T17:13:00Z">
        <w:r w:rsidR="008C7FAA">
          <w:rPr>
            <w:iCs/>
            <w:color w:val="000000" w:themeColor="text1"/>
          </w:rPr>
          <w:t>65%.</w:t>
        </w:r>
      </w:ins>
    </w:p>
    <w:p w14:paraId="4B302951" w14:textId="707CB229" w:rsidR="00E717D3" w:rsidRDefault="004B58EA" w:rsidP="00EC409C">
      <w:pPr>
        <w:pStyle w:val="Body"/>
        <w:spacing w:line="480" w:lineRule="auto"/>
        <w:rPr>
          <w:ins w:id="1000" w:author="Sands, Scott A.,Ph.D." w:date="2019-05-24T17:46:00Z"/>
        </w:rPr>
      </w:pPr>
      <w:ins w:id="1001" w:author="Sands, Scott A.,Ph.D." w:date="2019-06-06T14:47:00Z">
        <w:r>
          <w:rPr>
            <w:b/>
            <w:i/>
            <w:iCs/>
            <w:color w:val="000000" w:themeColor="text1"/>
          </w:rPr>
          <w:t>Further analysis.</w:t>
        </w:r>
      </w:ins>
      <w:ins w:id="1002" w:author="Sands, Scott A.,Ph.D." w:date="2019-06-06T14:48:00Z">
        <w:r>
          <w:rPr>
            <w:b/>
            <w:i/>
            <w:iCs/>
            <w:color w:val="000000" w:themeColor="text1"/>
          </w:rPr>
          <w:t xml:space="preserve"> </w:t>
        </w:r>
      </w:ins>
      <w:r w:rsidR="006B02B4" w:rsidRPr="00707D4B">
        <w:rPr>
          <w:iCs/>
          <w:color w:val="000000" w:themeColor="text1"/>
        </w:rPr>
        <w:t>Adjusting for covariates</w:t>
      </w:r>
      <w:r w:rsidR="006B02B4" w:rsidRPr="00897ECE">
        <w:rPr>
          <w:iCs/>
          <w:color w:val="000000" w:themeColor="text1"/>
        </w:rPr>
        <w:t xml:space="preserve"> (</w:t>
      </w:r>
      <w:r w:rsidR="006B02B4" w:rsidRPr="00897ECE">
        <w:rPr>
          <w:color w:val="000000" w:themeColor="text1"/>
        </w:rPr>
        <w:t>baseline AHI, BMI, age, gender</w:t>
      </w:r>
      <w:del w:id="1003" w:author="Sands, Scott A.,Ph.D. [2]" w:date="2019-06-07T16:44:00Z">
        <w:r w:rsidR="006B02B4" w:rsidRPr="00897ECE" w:rsidDel="002F629A">
          <w:rPr>
            <w:color w:val="000000" w:themeColor="text1"/>
          </w:rPr>
          <w:delText xml:space="preserve"> and </w:delText>
        </w:r>
      </w:del>
      <w:ins w:id="1004" w:author="Sands, Scott A.,Ph.D. [2]" w:date="2019-06-07T16:44:00Z">
        <w:r w:rsidR="002F629A">
          <w:rPr>
            <w:color w:val="000000" w:themeColor="text1"/>
          </w:rPr>
          <w:t>,</w:t>
        </w:r>
      </w:ins>
      <w:ins w:id="1005" w:author="Sands, Scott A.,Ph.D. [2]" w:date="2019-06-07T16:45:00Z">
        <w:r w:rsidR="002F629A">
          <w:rPr>
            <w:color w:val="000000" w:themeColor="text1"/>
          </w:rPr>
          <w:t xml:space="preserve"> </w:t>
        </w:r>
      </w:ins>
      <w:r w:rsidR="006B02B4" w:rsidRPr="00897ECE">
        <w:rPr>
          <w:color w:val="000000" w:themeColor="text1"/>
        </w:rPr>
        <w:t>neck circumference</w:t>
      </w:r>
      <w:ins w:id="1006" w:author="Sands, Scott A.,Ph.D. [2]" w:date="2019-06-07T16:44:00Z">
        <w:r w:rsidR="002F629A">
          <w:rPr>
            <w:color w:val="000000" w:themeColor="text1"/>
          </w:rPr>
          <w:t xml:space="preserve">, </w:t>
        </w:r>
      </w:ins>
      <w:ins w:id="1007" w:author="Sands, Scott A.,Ph.D. [2]" w:date="2019-06-07T16:45:00Z">
        <w:r w:rsidR="002F629A">
          <w:rPr>
            <w:color w:val="000000" w:themeColor="text1"/>
          </w:rPr>
          <w:t xml:space="preserve">baseline REM AHI : NREM AHI, </w:t>
        </w:r>
      </w:ins>
      <w:ins w:id="1008" w:author="Sands, Scott A.,Ph.D. [2]" w:date="2019-06-07T16:44:00Z">
        <w:r w:rsidR="002F629A">
          <w:rPr>
            <w:color w:val="000000" w:themeColor="text1"/>
          </w:rPr>
          <w:t>change in REM sleep proportion</w:t>
        </w:r>
      </w:ins>
      <w:r w:rsidR="006B02B4" w:rsidRPr="00897ECE">
        <w:rPr>
          <w:iCs/>
          <w:color w:val="000000" w:themeColor="text1"/>
        </w:rPr>
        <w:t>) did not attenuate the differences between groups.</w:t>
      </w:r>
      <w:r w:rsidR="00181F2E">
        <w:rPr>
          <w:iCs/>
          <w:color w:val="000000" w:themeColor="text1"/>
        </w:rPr>
        <w:t xml:space="preserve"> </w:t>
      </w:r>
      <w:r w:rsidR="00011A49">
        <w:rPr>
          <w:iCs/>
          <w:color w:val="000000" w:themeColor="text1"/>
        </w:rPr>
        <w:t>Notably,</w:t>
      </w:r>
      <w:r w:rsidR="00181F2E">
        <w:rPr>
          <w:iCs/>
          <w:color w:val="000000" w:themeColor="text1"/>
        </w:rPr>
        <w:t xml:space="preserve"> baseline AHI was similar between groups </w:t>
      </w:r>
      <w:r w:rsidR="00181F2E" w:rsidRPr="00897ECE">
        <w:rPr>
          <w:iCs/>
          <w:color w:val="000000" w:themeColor="text1"/>
        </w:rPr>
        <w:t>(</w:t>
      </w:r>
      <w:r w:rsidR="00181F2E">
        <w:rPr>
          <w:iCs/>
          <w:color w:val="000000" w:themeColor="text1"/>
        </w:rPr>
        <w:t xml:space="preserve">predicted responders: </w:t>
      </w:r>
      <w:r w:rsidR="00181F2E" w:rsidRPr="00897ECE">
        <w:rPr>
          <w:iCs/>
          <w:color w:val="000000" w:themeColor="text1"/>
        </w:rPr>
        <w:t>3</w:t>
      </w:r>
      <w:r w:rsidR="00181F2E">
        <w:rPr>
          <w:iCs/>
          <w:color w:val="000000" w:themeColor="text1"/>
        </w:rPr>
        <w:t>4[30-38]</w:t>
      </w:r>
      <w:r w:rsidR="007D52A3">
        <w:rPr>
          <w:iCs/>
          <w:color w:val="000000" w:themeColor="text1"/>
        </w:rPr>
        <w:t xml:space="preserve"> </w:t>
      </w:r>
      <w:r w:rsidR="00181F2E">
        <w:rPr>
          <w:iCs/>
          <w:color w:val="000000" w:themeColor="text1"/>
        </w:rPr>
        <w:t>vs</w:t>
      </w:r>
      <w:r w:rsidR="007D52A3">
        <w:rPr>
          <w:iCs/>
          <w:color w:val="000000" w:themeColor="text1"/>
        </w:rPr>
        <w:t>.</w:t>
      </w:r>
      <w:r w:rsidR="00181F2E">
        <w:rPr>
          <w:iCs/>
          <w:color w:val="000000" w:themeColor="text1"/>
        </w:rPr>
        <w:t xml:space="preserve"> predicted non-responders: 33[29-37]</w:t>
      </w:r>
      <w:r w:rsidR="00335B8C">
        <w:rPr>
          <w:iCs/>
          <w:color w:val="000000" w:themeColor="text1"/>
        </w:rPr>
        <w:t xml:space="preserve"> </w:t>
      </w:r>
      <w:r w:rsidR="00181F2E" w:rsidRPr="00897ECE">
        <w:rPr>
          <w:iCs/>
          <w:color w:val="000000" w:themeColor="text1"/>
        </w:rPr>
        <w:t>events/</w:t>
      </w:r>
      <w:proofErr w:type="spellStart"/>
      <w:r w:rsidR="00181F2E" w:rsidRPr="00897ECE">
        <w:rPr>
          <w:iCs/>
          <w:color w:val="000000" w:themeColor="text1"/>
        </w:rPr>
        <w:t>h</w:t>
      </w:r>
      <w:r w:rsidR="00181F2E">
        <w:rPr>
          <w:iCs/>
          <w:color w:val="000000" w:themeColor="text1"/>
        </w:rPr>
        <w:t>r</w:t>
      </w:r>
      <w:proofErr w:type="spellEnd"/>
      <w:r w:rsidR="00B3404A">
        <w:rPr>
          <w:iCs/>
          <w:color w:val="000000" w:themeColor="text1"/>
        </w:rPr>
        <w:t xml:space="preserve">, </w:t>
      </w:r>
      <w:r w:rsidR="00B3404A">
        <w:t>mean[95%</w:t>
      </w:r>
      <w:r w:rsidR="00B3404A" w:rsidRPr="00F24DB8">
        <w:t>CI]</w:t>
      </w:r>
      <w:r w:rsidR="007D52A3" w:rsidRPr="00F24DB8">
        <w:t xml:space="preserve">, </w:t>
      </w:r>
      <w:r w:rsidR="007D52A3" w:rsidRPr="00634113">
        <w:t>p=</w:t>
      </w:r>
      <w:r w:rsidR="00F24DB8" w:rsidRPr="00634113">
        <w:t>0.5</w:t>
      </w:r>
      <w:r w:rsidR="00181F2E" w:rsidRPr="00F24DB8">
        <w:rPr>
          <w:iCs/>
          <w:color w:val="000000" w:themeColor="text1"/>
        </w:rPr>
        <w:t>).</w:t>
      </w:r>
      <w:r w:rsidR="00C315DA" w:rsidRPr="00F24DB8">
        <w:rPr>
          <w:iCs/>
          <w:color w:val="000000" w:themeColor="text1"/>
        </w:rPr>
        <w:t xml:space="preserve"> </w:t>
      </w:r>
      <w:r w:rsidR="00707D4B">
        <w:rPr>
          <w:iCs/>
          <w:color w:val="000000" w:themeColor="text1"/>
        </w:rPr>
        <w:t>A</w:t>
      </w:r>
      <w:r w:rsidR="00011A49">
        <w:rPr>
          <w:iCs/>
          <w:color w:val="000000" w:themeColor="text1"/>
        </w:rPr>
        <w:t>dditionally</w:t>
      </w:r>
      <w:r w:rsidR="00E717D3" w:rsidRPr="00F24DB8">
        <w:rPr>
          <w:iCs/>
          <w:color w:val="000000" w:themeColor="text1"/>
        </w:rPr>
        <w:t>,</w:t>
      </w:r>
      <w:r w:rsidR="00E717D3">
        <w:rPr>
          <w:iCs/>
          <w:color w:val="000000" w:themeColor="text1"/>
        </w:rPr>
        <w:t xml:space="preserve"> none of the</w:t>
      </w:r>
      <w:ins w:id="1009" w:author="Sands, Scott A.,Ph.D. [2]" w:date="2019-06-07T16:45:00Z">
        <w:r w:rsidR="002F629A">
          <w:rPr>
            <w:iCs/>
            <w:color w:val="000000" w:themeColor="text1"/>
          </w:rPr>
          <w:t xml:space="preserve"> above </w:t>
        </w:r>
      </w:ins>
      <w:del w:id="1010" w:author="Sands, Scott A.,Ph.D. [2]" w:date="2019-06-07T16:45:00Z">
        <w:r w:rsidR="00E717D3" w:rsidDel="002F629A">
          <w:rPr>
            <w:iCs/>
            <w:color w:val="000000" w:themeColor="text1"/>
          </w:rPr>
          <w:delText xml:space="preserve">se </w:delText>
        </w:r>
      </w:del>
      <w:r w:rsidR="00E717D3">
        <w:rPr>
          <w:iCs/>
          <w:color w:val="000000" w:themeColor="text1"/>
        </w:rPr>
        <w:t>clinical covariates were significantly associated with the response to therapy (</w:t>
      </w:r>
      <w:r w:rsidR="00E717D3">
        <w:t>ΔAHI)</w:t>
      </w:r>
      <w:r w:rsidR="007D52A3">
        <w:t xml:space="preserve"> when</w:t>
      </w:r>
      <w:r w:rsidR="00E717D3">
        <w:t xml:space="preserve"> considered </w:t>
      </w:r>
      <w:r w:rsidR="007D52A3">
        <w:t xml:space="preserve">individually </w:t>
      </w:r>
      <w:r w:rsidR="00E717D3">
        <w:t>(linear regression) or in combination (multivariable regression, total R</w:t>
      </w:r>
      <w:r w:rsidR="00E717D3" w:rsidRPr="008368A6">
        <w:rPr>
          <w:vertAlign w:val="superscript"/>
        </w:rPr>
        <w:t>2</w:t>
      </w:r>
      <w:r w:rsidR="00E717D3">
        <w:t>=0.08).</w:t>
      </w:r>
    </w:p>
    <w:p w14:paraId="7E382214" w14:textId="419DC4A4" w:rsidR="00037884" w:rsidRDefault="00037884" w:rsidP="00037884">
      <w:pPr>
        <w:pStyle w:val="Body"/>
        <w:spacing w:line="480" w:lineRule="auto"/>
        <w:rPr>
          <w:ins w:id="1011" w:author="Sands, Scott A.,Ph.D." w:date="2019-06-06T14:48:00Z"/>
          <w:lang w:eastAsia="en-AU"/>
        </w:rPr>
      </w:pPr>
      <w:ins w:id="1012" w:author="Sands, Scott A.,Ph.D." w:date="2019-05-24T17:46:00Z">
        <w:r>
          <w:t xml:space="preserve">We also note that </w:t>
        </w:r>
        <w:r>
          <w:rPr>
            <w:lang w:eastAsia="en-AU"/>
          </w:rPr>
          <w:t>a</w:t>
        </w:r>
        <w:r w:rsidRPr="00E75A32">
          <w:rPr>
            <w:lang w:eastAsia="en-AU"/>
          </w:rPr>
          <w:t xml:space="preserve">djusting for scoring type had no impact (&lt;1% change in model coefficient) on the association between </w:t>
        </w:r>
        <w:proofErr w:type="spellStart"/>
        <w:r w:rsidRPr="00E75A32">
          <w:rPr>
            <w:lang w:eastAsia="en-AU"/>
          </w:rPr>
          <w:t>endotypic</w:t>
        </w:r>
        <w:proofErr w:type="spellEnd"/>
        <w:r w:rsidRPr="00E75A32">
          <w:rPr>
            <w:lang w:eastAsia="en-AU"/>
          </w:rPr>
          <w:t xml:space="preserve"> subgroup and </w:t>
        </w:r>
        <w:r>
          <w:rPr>
            <w:lang w:eastAsia="en-AU"/>
          </w:rPr>
          <w:t xml:space="preserve">oral appliance </w:t>
        </w:r>
        <w:r w:rsidRPr="00E75A32">
          <w:rPr>
            <w:lang w:eastAsia="en-AU"/>
          </w:rPr>
          <w:t>efficacy</w:t>
        </w:r>
        <w:r>
          <w:rPr>
            <w:lang w:eastAsia="en-AU"/>
          </w:rPr>
          <w:t xml:space="preserve"> and was not associated with efficacy (</w:t>
        </w:r>
        <w:r w:rsidRPr="00E75A32">
          <w:rPr>
            <w:lang w:eastAsia="en-AU"/>
          </w:rPr>
          <w:t>p=0.9)</w:t>
        </w:r>
        <w:r>
          <w:rPr>
            <w:lang w:eastAsia="en-AU"/>
          </w:rPr>
          <w:t>.</w:t>
        </w:r>
        <w:r w:rsidRPr="002176F3">
          <w:rPr>
            <w:lang w:eastAsia="en-AU"/>
          </w:rPr>
          <w:t xml:space="preserve"> </w:t>
        </w:r>
      </w:ins>
    </w:p>
    <w:p w14:paraId="6D774ED6" w14:textId="3B7AE4CB" w:rsidR="004B58EA" w:rsidDel="005D4C08" w:rsidRDefault="004B58EA" w:rsidP="004B58EA">
      <w:pPr>
        <w:pStyle w:val="Body"/>
        <w:spacing w:line="480" w:lineRule="auto"/>
        <w:rPr>
          <w:ins w:id="1013" w:author="Sands, Scott A.,Ph.D." w:date="2019-06-06T14:48:00Z"/>
          <w:del w:id="1014" w:author="Sands, Scott A.,Ph.D. [2]" w:date="2019-06-07T17:33:00Z"/>
        </w:rPr>
      </w:pPr>
      <w:ins w:id="1015" w:author="Sands, Scott A.,Ph.D." w:date="2019-06-06T14:48:00Z">
        <w:r>
          <w:t xml:space="preserve">Altering the definition of “true responder” </w:t>
        </w:r>
      </w:ins>
      <w:ins w:id="1016" w:author="Sands, Scott A.,Ph.D. [2]" w:date="2019-06-07T16:47:00Z">
        <w:r w:rsidR="002F629A">
          <w:t xml:space="preserve">from &gt;50% to </w:t>
        </w:r>
      </w:ins>
      <w:ins w:id="1017" w:author="Sands, Scott A.,Ph.D." w:date="2019-06-06T14:48:00Z">
        <w:del w:id="1018" w:author="Sands, Scott A.,Ph.D. [2]" w:date="2019-06-07T16:47:00Z">
          <w:r w:rsidDel="002F629A">
            <w:delText xml:space="preserve">to those who exhibited at least a </w:delText>
          </w:r>
        </w:del>
      </w:ins>
      <w:ins w:id="1019" w:author="Sands, Scott A.,Ph.D. [2]" w:date="2019-06-07T16:47:00Z">
        <w:r w:rsidR="002F629A">
          <w:t>&gt;</w:t>
        </w:r>
      </w:ins>
      <w:ins w:id="1020" w:author="Sands, Scott A.,Ph.D." w:date="2019-06-06T14:48:00Z">
        <w:del w:id="1021" w:author="Sands, Scott A.,Ph.D. [2]" w:date="2019-06-07T16:46:00Z">
          <w:r w:rsidDel="002F629A">
            <w:delText xml:space="preserve">50% </w:delText>
          </w:r>
        </w:del>
      </w:ins>
      <w:ins w:id="1022" w:author="Sands, Scott A.,Ph.D. [2]" w:date="2019-06-07T16:46:00Z">
        <w:r w:rsidR="002F629A">
          <w:t xml:space="preserve">70% </w:t>
        </w:r>
      </w:ins>
      <w:ins w:id="1023" w:author="Sands, Scott A.,Ph.D." w:date="2019-06-06T14:48:00Z">
        <w:r>
          <w:t>reduction in AHI</w:t>
        </w:r>
      </w:ins>
      <w:ins w:id="1024" w:author="Sands, Scott A.,Ph.D." w:date="2019-06-06T14:49:00Z">
        <w:r>
          <w:t xml:space="preserve"> yielded similar </w:t>
        </w:r>
        <w:del w:id="1025" w:author="Sands, Scott A.,Ph.D. [2]" w:date="2019-06-07T16:46:00Z">
          <w:r w:rsidDel="002F629A">
            <w:delText xml:space="preserve">(slightly superior) </w:delText>
          </w:r>
        </w:del>
        <w:r>
          <w:t xml:space="preserve">results, with </w:t>
        </w:r>
        <w:del w:id="1026" w:author="Sands, Scott A.,Ph.D. [2]" w:date="2019-06-07T16:46:00Z">
          <w:r w:rsidDel="002F629A">
            <w:delText xml:space="preserve">a </w:delText>
          </w:r>
        </w:del>
        <w:r>
          <w:t>group difference</w:t>
        </w:r>
      </w:ins>
      <w:ins w:id="1027" w:author="Sands, Scott A.,Ph.D. [2]" w:date="2019-06-07T16:46:00Z">
        <w:r w:rsidR="002F629A">
          <w:t>s</w:t>
        </w:r>
      </w:ins>
      <w:ins w:id="1028" w:author="Sands, Scott A.,Ph.D." w:date="2019-06-06T14:49:00Z">
        <w:r>
          <w:t xml:space="preserve"> in efficacy </w:t>
        </w:r>
      </w:ins>
      <w:ins w:id="1029" w:author="Sands, Scott A.,Ph.D. [2]" w:date="2019-06-07T17:15:00Z">
        <w:r w:rsidR="008C7FAA">
          <w:t xml:space="preserve">(cross-validated) </w:t>
        </w:r>
      </w:ins>
      <w:ins w:id="1030" w:author="Sands, Scott A.,Ph.D." w:date="2019-06-06T14:49:00Z">
        <w:r>
          <w:t xml:space="preserve">of </w:t>
        </w:r>
        <w:del w:id="1031" w:author="Sands, Scott A.,Ph.D. [2]" w:date="2019-06-07T16:46:00Z">
          <w:r w:rsidDel="002F629A">
            <w:delText>20</w:delText>
          </w:r>
        </w:del>
      </w:ins>
      <w:ins w:id="1032" w:author="Sands, Scott A.,Ph.D. [2]" w:date="2019-06-07T16:47:00Z">
        <w:r w:rsidR="002F629A">
          <w:t>22</w:t>
        </w:r>
      </w:ins>
      <w:ins w:id="1033" w:author="Sands, Scott A.,Ph.D." w:date="2019-06-06T14:49:00Z">
        <w:r>
          <w:t>%</w:t>
        </w:r>
      </w:ins>
      <w:ins w:id="1034" w:author="Sands, Scott A.,Ph.D. [2]" w:date="2019-06-07T16:47:00Z">
        <w:r w:rsidR="002F629A">
          <w:t xml:space="preserve"> </w:t>
        </w:r>
      </w:ins>
      <w:ins w:id="1035" w:author="Sands, Scott A.,Ph.D. [2]" w:date="2019-06-07T16:48:00Z">
        <w:r w:rsidR="002F629A">
          <w:t>(p=0.0006) becoming 20% (p=0.0011)</w:t>
        </w:r>
      </w:ins>
      <w:ins w:id="1036" w:author="Sands, Scott A.,Ph.D. [2]" w:date="2019-06-07T16:51:00Z">
        <w:r w:rsidR="002F629A">
          <w:t xml:space="preserve">. Positive and negative predictive values became </w:t>
        </w:r>
      </w:ins>
      <w:ins w:id="1037" w:author="Sands, Scott A.,Ph.D. [2]" w:date="2019-06-07T16:53:00Z">
        <w:r w:rsidR="002F629A">
          <w:rPr>
            <w:iCs/>
            <w:color w:val="000000" w:themeColor="text1"/>
          </w:rPr>
          <w:t>65</w:t>
        </w:r>
      </w:ins>
      <w:ins w:id="1038" w:author="Sands, Scott A.,Ph.D. [2]" w:date="2019-06-07T16:51:00Z">
        <w:r w:rsidR="002F629A">
          <w:rPr>
            <w:iCs/>
            <w:color w:val="000000" w:themeColor="text1"/>
          </w:rPr>
          <w:t>% (</w:t>
        </w:r>
      </w:ins>
      <w:ins w:id="1039" w:author="Sands, Scott A.,Ph.D. [2]" w:date="2019-06-07T16:52:00Z">
        <w:r w:rsidR="002F629A">
          <w:rPr>
            <w:iCs/>
            <w:color w:val="000000" w:themeColor="text1"/>
          </w:rPr>
          <w:t>30</w:t>
        </w:r>
      </w:ins>
      <w:ins w:id="1040" w:author="Sands, Scott A.,Ph.D. [2]" w:date="2019-06-07T16:51:00Z">
        <w:r w:rsidR="002F629A">
          <w:rPr>
            <w:iCs/>
            <w:color w:val="000000" w:themeColor="text1"/>
          </w:rPr>
          <w:t>:</w:t>
        </w:r>
      </w:ins>
      <w:ins w:id="1041" w:author="Sands, Scott A.,Ph.D. [2]" w:date="2019-06-07T16:52:00Z">
        <w:r w:rsidR="002F629A">
          <w:rPr>
            <w:iCs/>
            <w:color w:val="000000" w:themeColor="text1"/>
          </w:rPr>
          <w:t>16</w:t>
        </w:r>
      </w:ins>
      <w:ins w:id="1042" w:author="Sands, Scott A.,Ph.D. [2]" w:date="2019-06-07T16:51:00Z">
        <w:r w:rsidR="002F629A">
          <w:rPr>
            <w:iCs/>
            <w:color w:val="000000" w:themeColor="text1"/>
          </w:rPr>
          <w:t xml:space="preserve">) and </w:t>
        </w:r>
      </w:ins>
      <w:ins w:id="1043" w:author="Sands, Scott A.,Ph.D. [2]" w:date="2019-06-07T16:53:00Z">
        <w:r w:rsidR="002F629A">
          <w:rPr>
            <w:iCs/>
            <w:color w:val="000000" w:themeColor="text1"/>
          </w:rPr>
          <w:t>72</w:t>
        </w:r>
      </w:ins>
      <w:ins w:id="1044" w:author="Sands, Scott A.,Ph.D. [2]" w:date="2019-06-07T16:51:00Z">
        <w:r w:rsidR="002F629A">
          <w:rPr>
            <w:iCs/>
            <w:color w:val="000000" w:themeColor="text1"/>
          </w:rPr>
          <w:t>% (</w:t>
        </w:r>
      </w:ins>
      <w:ins w:id="1045" w:author="Sands, Scott A.,Ph.D. [2]" w:date="2019-06-07T16:52:00Z">
        <w:r w:rsidR="002F629A">
          <w:rPr>
            <w:iCs/>
            <w:color w:val="000000" w:themeColor="text1"/>
          </w:rPr>
          <w:t>34</w:t>
        </w:r>
      </w:ins>
      <w:ins w:id="1046" w:author="Sands, Scott A.,Ph.D. [2]" w:date="2019-06-07T16:51:00Z">
        <w:r w:rsidR="002F629A">
          <w:rPr>
            <w:iCs/>
            <w:color w:val="000000" w:themeColor="text1"/>
          </w:rPr>
          <w:t>:</w:t>
        </w:r>
      </w:ins>
      <w:ins w:id="1047" w:author="Sands, Scott A.,Ph.D. [2]" w:date="2019-06-07T16:53:00Z">
        <w:r w:rsidR="002F629A">
          <w:rPr>
            <w:iCs/>
            <w:color w:val="000000" w:themeColor="text1"/>
          </w:rPr>
          <w:t>13</w:t>
        </w:r>
      </w:ins>
      <w:ins w:id="1048" w:author="Sands, Scott A.,Ph.D. [2]" w:date="2019-06-07T16:51:00Z">
        <w:r w:rsidR="002F629A">
          <w:rPr>
            <w:iCs/>
            <w:color w:val="000000" w:themeColor="text1"/>
          </w:rPr>
          <w:t>) respectively (p=0.00</w:t>
        </w:r>
      </w:ins>
      <w:ins w:id="1049" w:author="Sands, Scott A.,Ph.D. [2]" w:date="2019-06-07T17:02:00Z">
        <w:r w:rsidR="00A3156E">
          <w:rPr>
            <w:iCs/>
            <w:color w:val="000000" w:themeColor="text1"/>
          </w:rPr>
          <w:t>04</w:t>
        </w:r>
      </w:ins>
      <w:ins w:id="1050" w:author="Sands, Scott A.,Ph.D. [2]" w:date="2019-06-07T16:51:00Z">
        <w:r w:rsidR="002F629A">
          <w:rPr>
            <w:iCs/>
            <w:color w:val="000000" w:themeColor="text1"/>
          </w:rPr>
          <w:t>, Fisher exact test)</w:t>
        </w:r>
      </w:ins>
      <w:ins w:id="1051" w:author="Sands, Scott A.,Ph.D. [2]" w:date="2019-06-07T17:14:00Z">
        <w:r w:rsidR="008C7FAA">
          <w:rPr>
            <w:iCs/>
            <w:color w:val="000000" w:themeColor="text1"/>
          </w:rPr>
          <w:t>; accura</w:t>
        </w:r>
      </w:ins>
      <w:ins w:id="1052" w:author="Sands, Scott A.,Ph.D. [2]" w:date="2019-06-07T17:15:00Z">
        <w:r w:rsidR="008C7FAA">
          <w:rPr>
            <w:iCs/>
            <w:color w:val="000000" w:themeColor="text1"/>
          </w:rPr>
          <w:t>cy = 69%.</w:t>
        </w:r>
      </w:ins>
      <w:ins w:id="1053" w:author="Sands, Scott A.,Ph.D." w:date="2019-06-06T14:49:00Z">
        <w:del w:id="1054" w:author="Sands, Scott A.,Ph.D. [2]" w:date="2019-06-07T16:48:00Z">
          <w:r w:rsidDel="002F629A">
            <w:delText xml:space="preserve"> (vs 18.5%</w:delText>
          </w:r>
        </w:del>
      </w:ins>
    </w:p>
    <w:p w14:paraId="41568D75" w14:textId="6F6A9C7A" w:rsidR="004B58EA" w:rsidDel="002F629A" w:rsidRDefault="004B58EA" w:rsidP="004B58EA">
      <w:pPr>
        <w:pStyle w:val="Body"/>
        <w:spacing w:line="480" w:lineRule="auto"/>
        <w:rPr>
          <w:ins w:id="1055" w:author="Sands, Scott A.,Ph.D." w:date="2019-06-06T14:48:00Z"/>
          <w:del w:id="1056" w:author="Sands, Scott A.,Ph.D. [2]" w:date="2019-06-07T16:50:00Z"/>
          <w:lang w:eastAsia="en-AU"/>
        </w:rPr>
      </w:pPr>
      <w:ins w:id="1057" w:author="Sands, Scott A.,Ph.D." w:date="2019-06-06T14:48:00Z">
        <w:del w:id="1058" w:author="Sands, Scott A.,Ph.D. [2]" w:date="2019-06-07T16:50:00Z">
          <w:r w:rsidDel="002F629A">
            <w:delText xml:space="preserve">We also note that </w:delText>
          </w:r>
          <w:r w:rsidDel="002F629A">
            <w:rPr>
              <w:lang w:eastAsia="en-AU"/>
            </w:rPr>
            <w:delText>a</w:delText>
          </w:r>
          <w:r w:rsidRPr="00E75A32" w:rsidDel="002F629A">
            <w:rPr>
              <w:lang w:eastAsia="en-AU"/>
            </w:rPr>
            <w:delText xml:space="preserve">djusting for scoring type had no impact (&lt;1% change in model coefficient) on the association between endotypic subgroup and </w:delText>
          </w:r>
          <w:r w:rsidDel="002F629A">
            <w:rPr>
              <w:lang w:eastAsia="en-AU"/>
            </w:rPr>
            <w:delText xml:space="preserve">oral appliance </w:delText>
          </w:r>
          <w:r w:rsidRPr="00E75A32" w:rsidDel="002F629A">
            <w:rPr>
              <w:lang w:eastAsia="en-AU"/>
            </w:rPr>
            <w:delText>efficacy</w:delText>
          </w:r>
          <w:r w:rsidDel="002F629A">
            <w:rPr>
              <w:lang w:eastAsia="en-AU"/>
            </w:rPr>
            <w:delText xml:space="preserve"> and was not associated with efficacy (</w:delText>
          </w:r>
          <w:r w:rsidRPr="00E75A32" w:rsidDel="002F629A">
            <w:rPr>
              <w:lang w:eastAsia="en-AU"/>
            </w:rPr>
            <w:delText>p=0.9)</w:delText>
          </w:r>
          <w:r w:rsidDel="002F629A">
            <w:rPr>
              <w:lang w:eastAsia="en-AU"/>
            </w:rPr>
            <w:delText>.</w:delText>
          </w:r>
          <w:r w:rsidRPr="002176F3" w:rsidDel="002F629A">
            <w:rPr>
              <w:lang w:eastAsia="en-AU"/>
            </w:rPr>
            <w:delText xml:space="preserve"> </w:delText>
          </w:r>
        </w:del>
      </w:ins>
    </w:p>
    <w:p w14:paraId="5C8DA743" w14:textId="77777777" w:rsidR="004B58EA" w:rsidRDefault="004B58EA" w:rsidP="00037884">
      <w:pPr>
        <w:pStyle w:val="Body"/>
        <w:spacing w:line="480" w:lineRule="auto"/>
        <w:rPr>
          <w:ins w:id="1059" w:author="Sands, Scott A.,Ph.D." w:date="2019-05-24T17:46:00Z"/>
          <w:lang w:eastAsia="en-AU"/>
        </w:rPr>
      </w:pPr>
    </w:p>
    <w:p w14:paraId="687C0C59" w14:textId="77777777" w:rsidR="00037884" w:rsidRDefault="00037884" w:rsidP="00EC409C">
      <w:pPr>
        <w:pStyle w:val="Body"/>
        <w:spacing w:line="480" w:lineRule="auto"/>
        <w:rPr>
          <w:iCs/>
          <w:color w:val="000000" w:themeColor="text1"/>
        </w:rPr>
      </w:pPr>
    </w:p>
    <w:bookmarkEnd w:id="989"/>
    <w:p w14:paraId="1045BD4A" w14:textId="77777777" w:rsidR="008669BA" w:rsidRPr="00712269" w:rsidRDefault="008669BA" w:rsidP="00700A20">
      <w:pPr>
        <w:pStyle w:val="Body"/>
      </w:pPr>
    </w:p>
    <w:p w14:paraId="510FC99E" w14:textId="77777777" w:rsidR="005547E8" w:rsidRPr="00712269" w:rsidRDefault="005547E8" w:rsidP="00700A20">
      <w:pPr>
        <w:pStyle w:val="Body"/>
        <w:rPr>
          <w:sz w:val="28"/>
        </w:rPr>
      </w:pPr>
      <w:r w:rsidRPr="00712269">
        <w:br w:type="page"/>
      </w:r>
    </w:p>
    <w:p w14:paraId="13DB0E5E" w14:textId="3C43A7DB" w:rsidR="00ED7AE6" w:rsidRDefault="00ED7AE6" w:rsidP="00892B68">
      <w:pPr>
        <w:pStyle w:val="Heading1"/>
      </w:pPr>
      <w:r w:rsidRPr="00712269">
        <w:lastRenderedPageBreak/>
        <w:t>Discussion</w:t>
      </w:r>
    </w:p>
    <w:p w14:paraId="0BCE9F28" w14:textId="1E23F26E" w:rsidR="00CA766D" w:rsidRDefault="00A94CCE" w:rsidP="007006EF">
      <w:pPr>
        <w:pStyle w:val="Body"/>
        <w:spacing w:line="480" w:lineRule="auto"/>
      </w:pPr>
      <w:r>
        <w:rPr>
          <w:iCs/>
        </w:rPr>
        <w:t>T</w:t>
      </w:r>
      <w:r w:rsidR="00333DC4" w:rsidRPr="007006EF">
        <w:rPr>
          <w:iCs/>
        </w:rPr>
        <w:t>h</w:t>
      </w:r>
      <w:r w:rsidR="005453C1">
        <w:rPr>
          <w:iCs/>
        </w:rPr>
        <w:t xml:space="preserve">e current study is </w:t>
      </w:r>
      <w:r w:rsidR="00333DC4" w:rsidRPr="007006EF">
        <w:rPr>
          <w:iCs/>
        </w:rPr>
        <w:t xml:space="preserve">the first to </w:t>
      </w:r>
      <w:r w:rsidR="00C3002B" w:rsidRPr="007006EF">
        <w:rPr>
          <w:iCs/>
        </w:rPr>
        <w:t>demonstrate</w:t>
      </w:r>
      <w:r w:rsidR="00333DC4" w:rsidRPr="007006EF">
        <w:rPr>
          <w:iCs/>
        </w:rPr>
        <w:t xml:space="preserve"> that the </w:t>
      </w:r>
      <w:proofErr w:type="spellStart"/>
      <w:r w:rsidR="00333DC4" w:rsidRPr="007006EF">
        <w:rPr>
          <w:iCs/>
        </w:rPr>
        <w:t>endotypic</w:t>
      </w:r>
      <w:proofErr w:type="spellEnd"/>
      <w:r w:rsidR="00333DC4" w:rsidRPr="007006EF">
        <w:rPr>
          <w:iCs/>
        </w:rPr>
        <w:t xml:space="preserve"> traits </w:t>
      </w:r>
      <w:r w:rsidR="005453C1">
        <w:rPr>
          <w:iCs/>
        </w:rPr>
        <w:t>causing</w:t>
      </w:r>
      <w:r w:rsidR="00333DC4" w:rsidRPr="007006EF">
        <w:rPr>
          <w:iCs/>
        </w:rPr>
        <w:t xml:space="preserve"> OSA</w:t>
      </w:r>
      <w:r w:rsidR="005453C1">
        <w:rPr>
          <w:iCs/>
        </w:rPr>
        <w:t xml:space="preserve">, </w:t>
      </w:r>
      <w:r w:rsidR="00333DC4" w:rsidRPr="007006EF">
        <w:rPr>
          <w:iCs/>
        </w:rPr>
        <w:t xml:space="preserve">estimated from routine </w:t>
      </w:r>
      <w:r w:rsidR="00E31773">
        <w:rPr>
          <w:iCs/>
        </w:rPr>
        <w:t xml:space="preserve">diagnostic </w:t>
      </w:r>
      <w:r w:rsidR="00333DC4" w:rsidRPr="007006EF">
        <w:rPr>
          <w:iCs/>
        </w:rPr>
        <w:t>polysomnography</w:t>
      </w:r>
      <w:r w:rsidR="005453C1">
        <w:rPr>
          <w:iCs/>
        </w:rPr>
        <w:t>,</w:t>
      </w:r>
      <w:r w:rsidR="00333DC4" w:rsidRPr="007006EF">
        <w:rPr>
          <w:iCs/>
        </w:rPr>
        <w:t xml:space="preserve"> </w:t>
      </w:r>
      <w:r w:rsidR="005453C1">
        <w:rPr>
          <w:iCs/>
        </w:rPr>
        <w:t xml:space="preserve">have utility in </w:t>
      </w:r>
      <w:r w:rsidR="00257365">
        <w:rPr>
          <w:iCs/>
        </w:rPr>
        <w:t xml:space="preserve">defining </w:t>
      </w:r>
      <w:r w:rsidR="00E31773">
        <w:rPr>
          <w:iCs/>
        </w:rPr>
        <w:t xml:space="preserve">a </w:t>
      </w:r>
      <w:r w:rsidR="00257365">
        <w:rPr>
          <w:iCs/>
        </w:rPr>
        <w:t xml:space="preserve">subgroup of patients who are more likely to respond to </w:t>
      </w:r>
      <w:r w:rsidR="005453C1">
        <w:rPr>
          <w:iCs/>
        </w:rPr>
        <w:t xml:space="preserve">oral appliance </w:t>
      </w:r>
      <w:r w:rsidR="00257365">
        <w:rPr>
          <w:iCs/>
        </w:rPr>
        <w:t xml:space="preserve">therapy. </w:t>
      </w:r>
      <w:r w:rsidR="005453C1">
        <w:rPr>
          <w:iCs/>
        </w:rPr>
        <w:t xml:space="preserve">Our study shows that a greater </w:t>
      </w:r>
      <w:r w:rsidR="000144F5">
        <w:rPr>
          <w:iCs/>
        </w:rPr>
        <w:t xml:space="preserve">treatment efficacy </w:t>
      </w:r>
      <w:r w:rsidR="005453C1">
        <w:rPr>
          <w:iCs/>
        </w:rPr>
        <w:t xml:space="preserve">is associated with </w:t>
      </w:r>
      <w:r w:rsidR="00E31773">
        <w:rPr>
          <w:iCs/>
        </w:rPr>
        <w:t>favorable</w:t>
      </w:r>
      <w:r w:rsidR="005453C1">
        <w:rPr>
          <w:iCs/>
        </w:rPr>
        <w:t xml:space="preserve"> non-pharyngeal traits (lower </w:t>
      </w:r>
      <w:r w:rsidR="005453C1" w:rsidRPr="007006EF">
        <w:rPr>
          <w:iCs/>
        </w:rPr>
        <w:t xml:space="preserve">loop gain, </w:t>
      </w:r>
      <w:r w:rsidR="007D52A3">
        <w:rPr>
          <w:iCs/>
        </w:rPr>
        <w:t xml:space="preserve">higher arousal threshold and </w:t>
      </w:r>
      <w:r w:rsidR="005453C1">
        <w:rPr>
          <w:iCs/>
        </w:rPr>
        <w:t xml:space="preserve">lower </w:t>
      </w:r>
      <w:r w:rsidR="005453C1" w:rsidRPr="007006EF">
        <w:rPr>
          <w:iCs/>
        </w:rPr>
        <w:t>ventilatory response to arousal</w:t>
      </w:r>
      <w:r w:rsidR="005453C1">
        <w:rPr>
          <w:iCs/>
        </w:rPr>
        <w:t xml:space="preserve">), </w:t>
      </w:r>
      <w:r w:rsidR="00621F9F" w:rsidRPr="007006EF">
        <w:rPr>
          <w:iCs/>
        </w:rPr>
        <w:t xml:space="preserve">moderate </w:t>
      </w:r>
      <w:r w:rsidR="005453C1" w:rsidRPr="007006EF">
        <w:rPr>
          <w:iCs/>
        </w:rPr>
        <w:t xml:space="preserve">collapsibility </w:t>
      </w:r>
      <w:r w:rsidR="00621F9F" w:rsidRPr="007006EF">
        <w:rPr>
          <w:iCs/>
        </w:rPr>
        <w:t xml:space="preserve">(not mild </w:t>
      </w:r>
      <w:r w:rsidR="00E0605B">
        <w:rPr>
          <w:iCs/>
        </w:rPr>
        <w:t>n</w:t>
      </w:r>
      <w:r w:rsidR="00621F9F" w:rsidRPr="007006EF">
        <w:rPr>
          <w:iCs/>
        </w:rPr>
        <w:t>or severe</w:t>
      </w:r>
      <w:r w:rsidR="005453C1">
        <w:rPr>
          <w:iCs/>
        </w:rPr>
        <w:t>, U-shaped</w:t>
      </w:r>
      <w:r w:rsidR="00621F9F" w:rsidRPr="007006EF">
        <w:rPr>
          <w:iCs/>
        </w:rPr>
        <w:t xml:space="preserve">) </w:t>
      </w:r>
      <w:r w:rsidR="005453C1">
        <w:rPr>
          <w:iCs/>
        </w:rPr>
        <w:t xml:space="preserve">and </w:t>
      </w:r>
      <w:r w:rsidR="00E31773">
        <w:rPr>
          <w:iCs/>
        </w:rPr>
        <w:t xml:space="preserve">weaker </w:t>
      </w:r>
      <w:r w:rsidR="00D4542C">
        <w:rPr>
          <w:iCs/>
        </w:rPr>
        <w:t xml:space="preserve">pharyngeal </w:t>
      </w:r>
      <w:r w:rsidR="005453C1" w:rsidRPr="007006EF">
        <w:rPr>
          <w:iCs/>
        </w:rPr>
        <w:t>muscle compensation</w:t>
      </w:r>
      <w:r w:rsidR="00621F9F" w:rsidRPr="007006EF">
        <w:rPr>
          <w:iCs/>
        </w:rPr>
        <w:t xml:space="preserve">. </w:t>
      </w:r>
      <w:r w:rsidR="00C56E99">
        <w:rPr>
          <w:iCs/>
        </w:rPr>
        <w:t xml:space="preserve">Using measurements of the traits alone, “predicted </w:t>
      </w:r>
      <w:r w:rsidR="005453C1">
        <w:rPr>
          <w:iCs/>
        </w:rPr>
        <w:t>responders</w:t>
      </w:r>
      <w:r w:rsidR="00C56E99">
        <w:rPr>
          <w:iCs/>
        </w:rPr>
        <w:t>”</w:t>
      </w:r>
      <w:r w:rsidR="005453C1">
        <w:rPr>
          <w:iCs/>
        </w:rPr>
        <w:t>, on average, exhibited half the residual AHI (</w:t>
      </w:r>
      <w:r w:rsidR="0080388D">
        <w:rPr>
          <w:iCs/>
        </w:rPr>
        <w:t>8 events/</w:t>
      </w:r>
      <w:proofErr w:type="spellStart"/>
      <w:r w:rsidR="0080388D">
        <w:rPr>
          <w:iCs/>
        </w:rPr>
        <w:t>hr</w:t>
      </w:r>
      <w:proofErr w:type="spellEnd"/>
      <w:r w:rsidR="0080388D">
        <w:rPr>
          <w:iCs/>
        </w:rPr>
        <w:t xml:space="preserve">, </w:t>
      </w:r>
      <w:r w:rsidR="00D711F7">
        <w:rPr>
          <w:iCs/>
        </w:rPr>
        <w:t>~quarter of</w:t>
      </w:r>
      <w:r w:rsidR="005453C1">
        <w:rPr>
          <w:iCs/>
        </w:rPr>
        <w:t xml:space="preserve"> baseline) compared with </w:t>
      </w:r>
      <w:r w:rsidR="00C56E99">
        <w:rPr>
          <w:iCs/>
        </w:rPr>
        <w:t>“</w:t>
      </w:r>
      <w:r w:rsidR="005453C1">
        <w:rPr>
          <w:iCs/>
        </w:rPr>
        <w:t>predicted non-responders</w:t>
      </w:r>
      <w:r w:rsidR="00C56E99">
        <w:rPr>
          <w:iCs/>
        </w:rPr>
        <w:t>”</w:t>
      </w:r>
      <w:r w:rsidR="005453C1">
        <w:rPr>
          <w:iCs/>
        </w:rPr>
        <w:t xml:space="preserve"> (16 events/</w:t>
      </w:r>
      <w:proofErr w:type="spellStart"/>
      <w:r w:rsidR="005453C1">
        <w:rPr>
          <w:iCs/>
        </w:rPr>
        <w:t>hr</w:t>
      </w:r>
      <w:proofErr w:type="spellEnd"/>
      <w:r w:rsidR="0080388D">
        <w:rPr>
          <w:iCs/>
        </w:rPr>
        <w:t xml:space="preserve">, </w:t>
      </w:r>
      <w:r w:rsidR="00D711F7">
        <w:rPr>
          <w:iCs/>
        </w:rPr>
        <w:t>~half of baseline</w:t>
      </w:r>
      <w:r w:rsidR="005453C1">
        <w:rPr>
          <w:iCs/>
        </w:rPr>
        <w:t xml:space="preserve">), despite similar baseline AHI. </w:t>
      </w:r>
      <w:r w:rsidR="000144F5">
        <w:rPr>
          <w:iCs/>
        </w:rPr>
        <w:t xml:space="preserve">Moreover, 78% of patients in the predicted responders group exhibited at least a 70% reduction in AHI. </w:t>
      </w:r>
      <w:r w:rsidR="00797A6B" w:rsidRPr="007006EF">
        <w:rPr>
          <w:iCs/>
        </w:rPr>
        <w:t xml:space="preserve">These results provide </w:t>
      </w:r>
      <w:r w:rsidR="00895EDF">
        <w:rPr>
          <w:iCs/>
        </w:rPr>
        <w:t xml:space="preserve">a </w:t>
      </w:r>
      <w:r w:rsidR="00797A6B" w:rsidRPr="007006EF">
        <w:rPr>
          <w:iCs/>
        </w:rPr>
        <w:t xml:space="preserve">basis for future </w:t>
      </w:r>
      <w:r w:rsidR="00CA766D">
        <w:rPr>
          <w:iCs/>
        </w:rPr>
        <w:t xml:space="preserve">identification </w:t>
      </w:r>
      <w:r w:rsidR="00797A6B" w:rsidRPr="007006EF">
        <w:rPr>
          <w:iCs/>
        </w:rPr>
        <w:t xml:space="preserve">of </w:t>
      </w:r>
      <w:r w:rsidR="00CA766D">
        <w:rPr>
          <w:iCs/>
        </w:rPr>
        <w:t xml:space="preserve">patients who could </w:t>
      </w:r>
      <w:r w:rsidR="00C56E99">
        <w:rPr>
          <w:iCs/>
        </w:rPr>
        <w:t xml:space="preserve">potentially </w:t>
      </w:r>
      <w:r w:rsidR="00CA766D">
        <w:rPr>
          <w:iCs/>
        </w:rPr>
        <w:t xml:space="preserve">be prioritized </w:t>
      </w:r>
      <w:r w:rsidR="00895EDF">
        <w:rPr>
          <w:iCs/>
        </w:rPr>
        <w:t xml:space="preserve">for personalized therapy with </w:t>
      </w:r>
      <w:r w:rsidR="00CA766D">
        <w:rPr>
          <w:iCs/>
        </w:rPr>
        <w:t xml:space="preserve">oral appliances based on </w:t>
      </w:r>
      <w:r w:rsidR="009A3B33">
        <w:rPr>
          <w:iCs/>
        </w:rPr>
        <w:t xml:space="preserve">the </w:t>
      </w:r>
      <w:r w:rsidR="00D4542C">
        <w:rPr>
          <w:iCs/>
        </w:rPr>
        <w:t xml:space="preserve">OSA </w:t>
      </w:r>
      <w:proofErr w:type="spellStart"/>
      <w:r w:rsidR="00D4542C">
        <w:rPr>
          <w:iCs/>
        </w:rPr>
        <w:t>endotypic</w:t>
      </w:r>
      <w:proofErr w:type="spellEnd"/>
      <w:r w:rsidR="00D4542C">
        <w:rPr>
          <w:iCs/>
        </w:rPr>
        <w:t xml:space="preserve"> </w:t>
      </w:r>
      <w:r w:rsidR="00CA766D">
        <w:rPr>
          <w:iCs/>
        </w:rPr>
        <w:t xml:space="preserve">traits estimated from </w:t>
      </w:r>
      <w:r w:rsidR="00797A6B" w:rsidRPr="007006EF">
        <w:rPr>
          <w:iCs/>
        </w:rPr>
        <w:t>diagnostic polysomnography.</w:t>
      </w:r>
      <w:r w:rsidR="00CA766D" w:rsidRPr="00CA766D">
        <w:t xml:space="preserve"> </w:t>
      </w:r>
    </w:p>
    <w:p w14:paraId="7110FCF8" w14:textId="77777777" w:rsidR="00723738" w:rsidRDefault="00723738" w:rsidP="007006EF">
      <w:pPr>
        <w:pStyle w:val="Body"/>
        <w:spacing w:line="480" w:lineRule="auto"/>
      </w:pPr>
    </w:p>
    <w:p w14:paraId="3049AF32" w14:textId="64F1FB0A" w:rsidR="00895EDF" w:rsidRPr="008368A6" w:rsidRDefault="00EC5A1E" w:rsidP="007006EF">
      <w:pPr>
        <w:pStyle w:val="Body"/>
        <w:spacing w:line="480" w:lineRule="auto"/>
        <w:rPr>
          <w:b/>
        </w:rPr>
      </w:pPr>
      <w:r w:rsidRPr="008368A6">
        <w:rPr>
          <w:b/>
        </w:rPr>
        <w:t xml:space="preserve">Consistency with Available Literature and Novel </w:t>
      </w:r>
      <w:r>
        <w:rPr>
          <w:b/>
        </w:rPr>
        <w:t xml:space="preserve">Physiological </w:t>
      </w:r>
      <w:r w:rsidRPr="008368A6">
        <w:rPr>
          <w:b/>
        </w:rPr>
        <w:t>Insights</w:t>
      </w:r>
    </w:p>
    <w:p w14:paraId="525B83F2" w14:textId="39963359" w:rsidR="00232FF7" w:rsidRDefault="00EE2EE1">
      <w:pPr>
        <w:pStyle w:val="Body"/>
        <w:spacing w:line="480" w:lineRule="auto"/>
        <w:rPr>
          <w:iCs/>
        </w:rPr>
      </w:pPr>
      <w:r w:rsidRPr="007A792D">
        <w:rPr>
          <w:iCs/>
        </w:rPr>
        <w:t>O</w:t>
      </w:r>
      <w:r w:rsidR="00667EA4" w:rsidRPr="007A792D">
        <w:rPr>
          <w:iCs/>
        </w:rPr>
        <w:t xml:space="preserve">ur </w:t>
      </w:r>
      <w:r w:rsidR="00F91903" w:rsidRPr="007A792D">
        <w:rPr>
          <w:iCs/>
        </w:rPr>
        <w:t xml:space="preserve">findings confirm previous work in </w:t>
      </w:r>
      <w:r w:rsidR="00667EA4" w:rsidRPr="007A792D">
        <w:rPr>
          <w:iCs/>
        </w:rPr>
        <w:t>that</w:t>
      </w:r>
      <w:r w:rsidR="00954CF3" w:rsidRPr="007A792D">
        <w:rPr>
          <w:iCs/>
        </w:rPr>
        <w:t xml:space="preserve"> OSA endotypes </w:t>
      </w:r>
      <w:r w:rsidR="00667EA4" w:rsidRPr="007A792D">
        <w:rPr>
          <w:iCs/>
        </w:rPr>
        <w:t xml:space="preserve">can be </w:t>
      </w:r>
      <w:r w:rsidR="00DF5DE9" w:rsidRPr="007A792D">
        <w:rPr>
          <w:iCs/>
        </w:rPr>
        <w:t>estimated</w:t>
      </w:r>
      <w:r w:rsidR="00667EA4" w:rsidRPr="007A792D">
        <w:rPr>
          <w:iCs/>
        </w:rPr>
        <w:t xml:space="preserve"> from </w:t>
      </w:r>
      <w:r w:rsidR="00DF5DE9" w:rsidRPr="007A792D">
        <w:rPr>
          <w:iCs/>
        </w:rPr>
        <w:t xml:space="preserve">routine diagnostic </w:t>
      </w:r>
      <w:r w:rsidR="00667EA4" w:rsidRPr="007A792D">
        <w:rPr>
          <w:iCs/>
        </w:rPr>
        <w:t>polysomnography</w:t>
      </w:r>
      <w:r w:rsidR="00CA766D">
        <w:rPr>
          <w:iCs/>
        </w:rPr>
        <w:t xml:space="preserve"> and provide insight into therapeutic outcomes</w:t>
      </w:r>
      <w:r w:rsidR="00D4542C">
        <w:rPr>
          <w:iCs/>
        </w:rPr>
        <w:t>.</w:t>
      </w:r>
      <w:r w:rsidR="00F91903" w:rsidRPr="007A792D">
        <w:rPr>
          <w:iCs/>
        </w:rPr>
        <w:fldChar w:fldCharType="begin">
          <w:fldData xml:space="preserve">PEVuZE5vdGU+PENpdGU+PEF1dGhvcj5TYW5kczwvQXV0aG9yPjxZZWFyPjIwMTg8L1llYXI+PFJl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</w:fldData>
        </w:fldChar>
      </w:r>
      <w:r w:rsidR="00CE639D">
        <w:rPr>
          <w:iCs/>
        </w:rPr>
        <w:instrText xml:space="preserve"> ADDIN EN.CITE </w:instrText>
      </w:r>
      <w:r w:rsidR="00CE639D">
        <w:rPr>
          <w:iCs/>
        </w:rPr>
        <w:fldChar w:fldCharType="begin">
          <w:fldData xml:space="preserve">PEVuZE5vdGU+PENpdGU+PEF1dGhvcj5TYW5kczwvQXV0aG9yPjxZZWFyPjIwMTg8L1llYXI+PFJl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</w:fldData>
        </w:fldChar>
      </w:r>
      <w:r w:rsidR="00CE639D">
        <w:rPr>
          <w:iCs/>
        </w:rPr>
        <w:instrText xml:space="preserve"> ADDIN EN.CITE.DATA </w:instrText>
      </w:r>
      <w:r w:rsidR="00CE639D">
        <w:rPr>
          <w:iCs/>
        </w:rPr>
      </w:r>
      <w:r w:rsidR="00CE639D">
        <w:rPr>
          <w:iCs/>
        </w:rPr>
        <w:fldChar w:fldCharType="end"/>
      </w:r>
      <w:r w:rsidR="00F91903" w:rsidRPr="007A792D">
        <w:rPr>
          <w:iCs/>
        </w:rPr>
      </w:r>
      <w:r w:rsidR="00F91903" w:rsidRPr="007A792D">
        <w:rPr>
          <w:iCs/>
        </w:rPr>
        <w:fldChar w:fldCharType="separate"/>
      </w:r>
      <w:hyperlink w:anchor="_ENREF_25" w:tooltip="Marques, 2017 #618" w:history="1">
        <w:r w:rsidR="00CE639D" w:rsidRPr="00CE639D">
          <w:rPr>
            <w:iCs/>
            <w:noProof/>
            <w:vertAlign w:val="superscript"/>
          </w:rPr>
          <w:t>25-28</w:t>
        </w:r>
      </w:hyperlink>
      <w:r w:rsidR="00CE639D" w:rsidRPr="00CE639D">
        <w:rPr>
          <w:iCs/>
          <w:noProof/>
          <w:vertAlign w:val="superscript"/>
        </w:rPr>
        <w:t>,</w:t>
      </w:r>
      <w:hyperlink w:anchor="_ENREF_42" w:tooltip="Azarbarzin, 2017 #593" w:history="1">
        <w:r w:rsidR="00CE639D" w:rsidRPr="00CE639D">
          <w:rPr>
            <w:iCs/>
            <w:noProof/>
            <w:vertAlign w:val="superscript"/>
          </w:rPr>
          <w:t>42</w:t>
        </w:r>
      </w:hyperlink>
      <w:r w:rsidR="00F91903" w:rsidRPr="007A792D">
        <w:rPr>
          <w:iCs/>
        </w:rPr>
        <w:fldChar w:fldCharType="end"/>
      </w:r>
      <w:r w:rsidR="00F91903" w:rsidRPr="007A792D">
        <w:rPr>
          <w:iCs/>
        </w:rPr>
        <w:t xml:space="preserve"> </w:t>
      </w:r>
      <w:r w:rsidR="00D433DA" w:rsidRPr="007A792D">
        <w:rPr>
          <w:iCs/>
        </w:rPr>
        <w:t xml:space="preserve">In concordance with </w:t>
      </w:r>
      <w:r w:rsidR="00CA766D">
        <w:rPr>
          <w:iCs/>
        </w:rPr>
        <w:t xml:space="preserve">physiological principles and </w:t>
      </w:r>
      <w:r w:rsidR="00EC5A1E">
        <w:rPr>
          <w:iCs/>
        </w:rPr>
        <w:t xml:space="preserve">our recent </w:t>
      </w:r>
      <w:r w:rsidR="00CA766D">
        <w:rPr>
          <w:iCs/>
        </w:rPr>
        <w:t xml:space="preserve">small, detailed physiology study, we confirmed the finding </w:t>
      </w:r>
      <w:r w:rsidR="00EC5A1E">
        <w:rPr>
          <w:iCs/>
        </w:rPr>
        <w:t xml:space="preserve">in a larger dataset </w:t>
      </w:r>
      <w:r w:rsidR="00CA766D">
        <w:rPr>
          <w:iCs/>
        </w:rPr>
        <w:t xml:space="preserve">that </w:t>
      </w:r>
      <w:r w:rsidR="00D4542C">
        <w:rPr>
          <w:iCs/>
        </w:rPr>
        <w:t xml:space="preserve">lower </w:t>
      </w:r>
      <w:r w:rsidR="00CA766D">
        <w:rPr>
          <w:iCs/>
        </w:rPr>
        <w:t xml:space="preserve">loop gain contributes </w:t>
      </w:r>
      <w:r w:rsidR="00D5156C">
        <w:rPr>
          <w:iCs/>
        </w:rPr>
        <w:t xml:space="preserve">significantly </w:t>
      </w:r>
      <w:r w:rsidR="00CA766D">
        <w:rPr>
          <w:iCs/>
        </w:rPr>
        <w:t xml:space="preserve">to </w:t>
      </w:r>
      <w:r w:rsidR="00D4542C">
        <w:rPr>
          <w:iCs/>
        </w:rPr>
        <w:t xml:space="preserve">greater </w:t>
      </w:r>
      <w:r w:rsidR="00CA766D">
        <w:rPr>
          <w:iCs/>
        </w:rPr>
        <w:t xml:space="preserve">oral appliance </w:t>
      </w:r>
      <w:r w:rsidR="000144F5">
        <w:rPr>
          <w:iCs/>
        </w:rPr>
        <w:t>efficacy</w:t>
      </w:r>
      <w:r w:rsidR="00D4542C">
        <w:rPr>
          <w:iCs/>
        </w:rPr>
        <w:t>.</w:t>
      </w:r>
      <w:hyperlink w:anchor="_ENREF_19" w:tooltip="Edwards, 2016 #578" w:history="1">
        <w:r w:rsidR="00CE639D" w:rsidRPr="009A760B">
          <w:rPr>
            <w:iCs/>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iCs/>
          </w:rPr>
          <w:instrText xml:space="preserve"> ADDIN EN.CITE </w:instrText>
        </w:r>
        <w:r w:rsidR="00CE639D" w:rsidRPr="009A760B">
          <w:rPr>
            <w:iCs/>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iCs/>
          </w:rPr>
          <w:instrText xml:space="preserve"> ADDIN EN.CITE.DATA </w:instrText>
        </w:r>
        <w:r w:rsidR="00CE639D" w:rsidRPr="009A760B">
          <w:rPr>
            <w:iCs/>
          </w:rPr>
        </w:r>
        <w:r w:rsidR="00CE639D" w:rsidRPr="009A760B">
          <w:rPr>
            <w:iCs/>
          </w:rPr>
          <w:fldChar w:fldCharType="end"/>
        </w:r>
        <w:r w:rsidR="00CE639D" w:rsidRPr="009A760B">
          <w:rPr>
            <w:iCs/>
          </w:rPr>
        </w:r>
        <w:r w:rsidR="00CE639D" w:rsidRPr="009A760B">
          <w:rPr>
            <w:iCs/>
          </w:rPr>
          <w:fldChar w:fldCharType="separate"/>
        </w:r>
        <w:r w:rsidR="00CE639D" w:rsidRPr="009A760B">
          <w:rPr>
            <w:iCs/>
            <w:noProof/>
            <w:vertAlign w:val="superscript"/>
          </w:rPr>
          <w:t>19</w:t>
        </w:r>
        <w:r w:rsidR="00CE639D" w:rsidRPr="009A760B">
          <w:rPr>
            <w:iCs/>
          </w:rPr>
          <w:fldChar w:fldCharType="end"/>
        </w:r>
      </w:hyperlink>
      <w:r w:rsidR="00CA766D">
        <w:rPr>
          <w:iCs/>
        </w:rPr>
        <w:t xml:space="preserve"> </w:t>
      </w:r>
      <w:r w:rsidR="00EC5A1E">
        <w:rPr>
          <w:iCs/>
        </w:rPr>
        <w:t>We emphasize, however, that in the current study</w:t>
      </w:r>
      <w:r w:rsidR="00D5156C">
        <w:rPr>
          <w:iCs/>
        </w:rPr>
        <w:t>, unlike our prior work,</w:t>
      </w:r>
      <w:r w:rsidR="00EC5A1E">
        <w:rPr>
          <w:iCs/>
        </w:rPr>
        <w:t xml:space="preserve"> we did not find a strong bivariate relationship between loop gain and oral appliance </w:t>
      </w:r>
      <w:r w:rsidR="000144F5">
        <w:rPr>
          <w:iCs/>
        </w:rPr>
        <w:t>efficacy</w:t>
      </w:r>
      <w:r w:rsidR="00EC5A1E">
        <w:rPr>
          <w:iCs/>
        </w:rPr>
        <w:t>.</w:t>
      </w:r>
      <w:r w:rsidR="00D5156C">
        <w:rPr>
          <w:iCs/>
        </w:rPr>
        <w:t xml:space="preserve"> </w:t>
      </w:r>
      <w:r w:rsidR="007F3A57">
        <w:rPr>
          <w:iCs/>
        </w:rPr>
        <w:t>However</w:t>
      </w:r>
      <w:r w:rsidR="00257365">
        <w:rPr>
          <w:iCs/>
        </w:rPr>
        <w:t>,</w:t>
      </w:r>
      <w:r w:rsidR="007F3A57">
        <w:rPr>
          <w:iCs/>
        </w:rPr>
        <w:t xml:space="preserve"> </w:t>
      </w:r>
      <w:r w:rsidR="00257365">
        <w:rPr>
          <w:iCs/>
        </w:rPr>
        <w:t>t</w:t>
      </w:r>
      <w:r w:rsidR="003367B6">
        <w:rPr>
          <w:iCs/>
        </w:rPr>
        <w:t xml:space="preserve">he requirement for multiple interacting </w:t>
      </w:r>
      <w:proofErr w:type="spellStart"/>
      <w:r w:rsidR="003367B6">
        <w:rPr>
          <w:iCs/>
        </w:rPr>
        <w:t>endotypic</w:t>
      </w:r>
      <w:proofErr w:type="spellEnd"/>
      <w:r w:rsidR="003367B6">
        <w:rPr>
          <w:iCs/>
        </w:rPr>
        <w:t xml:space="preserve"> predictors to be considered in combination is consistent with our previous study</w:t>
      </w:r>
      <w:r w:rsidR="00D4542C">
        <w:rPr>
          <w:iCs/>
        </w:rPr>
        <w:t>.</w:t>
      </w:r>
      <w:hyperlink w:anchor="_ENREF_36" w:tooltip="Sands, 2018 #3899" w:history="1">
        <w:r w:rsidR="00CE639D" w:rsidRPr="009A760B">
          <w:rPr>
            <w:iCs/>
          </w:rPr>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Pr>
            <w:iCs/>
          </w:rPr>
          <w:instrText xml:space="preserve"> ADDIN EN.CITE </w:instrText>
        </w:r>
        <w:r w:rsidR="00CE639D">
          <w:rPr>
            <w:iCs/>
          </w:rPr>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CE639D">
          <w:rPr>
            <w:iCs/>
            <w:noProof/>
            <w:vertAlign w:val="superscript"/>
          </w:rPr>
          <w:t>36</w:t>
        </w:r>
        <w:r w:rsidR="00CE639D" w:rsidRPr="009A760B">
          <w:rPr>
            <w:iCs/>
          </w:rPr>
          <w:fldChar w:fldCharType="end"/>
        </w:r>
      </w:hyperlink>
      <w:r w:rsidR="003367B6">
        <w:rPr>
          <w:iCs/>
        </w:rPr>
        <w:t xml:space="preserve"> </w:t>
      </w:r>
    </w:p>
    <w:p w14:paraId="48120DA2" w14:textId="4A93BF80" w:rsidR="00D54CF7" w:rsidRDefault="00D5156C">
      <w:pPr>
        <w:pStyle w:val="Body"/>
        <w:spacing w:line="480" w:lineRule="auto"/>
        <w:ind w:firstLine="720"/>
        <w:rPr>
          <w:ins w:id="1060" w:author="Sands, Scott A.,Ph.D. [2]" w:date="2019-06-07T17:57:00Z"/>
          <w:iCs/>
        </w:rPr>
      </w:pPr>
      <w:r>
        <w:rPr>
          <w:iCs/>
        </w:rPr>
        <w:t>Previous studies have also found that severe collapsibility is associated with reduced oral appliance</w:t>
      </w:r>
      <w:r w:rsidR="000144F5">
        <w:rPr>
          <w:iCs/>
        </w:rPr>
        <w:t xml:space="preserve"> </w:t>
      </w:r>
      <w:r w:rsidR="000144F5" w:rsidRPr="00A76153">
        <w:rPr>
          <w:iCs/>
        </w:rPr>
        <w:t>efficacy</w:t>
      </w:r>
      <w:r w:rsidR="009E7897">
        <w:rPr>
          <w:iCs/>
        </w:rPr>
        <w:t>.</w:t>
      </w:r>
      <w:r w:rsidR="00F24DB8" w:rsidRPr="00A76153">
        <w:rPr>
          <w:iCs/>
          <w:vertAlign w:val="superscript"/>
        </w:rPr>
        <w:fldChar w:fldCharType="begin">
          <w:fldData xml:space="preserve">PEVuZE5vdGU+PENpdGU+PEF1dGhvcj5FZHdhcmRzPC9BdXRob3I+PFllYXI+MjAxNjwvWWVhcj48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cmlvZGljYWw+PHBhZ2VzPkEyNTg0LUEyNTg0PC9wYWdlcz48dm9sdW1lPjE5NTwvdm9sdW1lPjxk
YXRlcz48eWVhcj4yMDE3PC95ZWFyPjwvZGF0ZXM+PHVybHM+PHJlbGF0ZWQtdXJscz48dXJsPjxz
dHlsZSBmYWNlPSJ1bmRlcmxpbmUiIGZvbnQ9ImRlZmF1bHQiIHNpemU9IjEwMCUiPmh0dHBzOi8v
d3d3LmF0c2pvdXJuYWxzLm9yZy9kb2kvYWJzLzEwLjExNjQvYWpyY2NtLWNvbmZlcmVuY2UuMjAx
Ny4xOTUuMV9NZWV0aW5nQWJzdHJhY3RzLkEyNTg0PC9zdHlsZT48L3VybD48L3JlbGF0ZWQtdXJs
cz48L3VybHM+PGVsZWN0cm9uaWMtcmVzb3VyY2UtbnVtPjEwLjExNjQvYWpyY2NtLWNvbmZlcmVu
Y2UuMjAxNy4xOTUuMV9NZWV0aW5nQWJzdHJhY3RzLkEyNTg0PC9lbGVjdHJvbmljLXJlc291cmNl
LW51bT48L3JlY29yZD48L0NpdGU+PC9FbmROb3RlPgB=
</w:fldData>
        </w:fldChar>
      </w:r>
      <w:r w:rsidR="00CE639D">
        <w:rPr>
          <w:iCs/>
          <w:vertAlign w:val="superscript"/>
        </w:rPr>
        <w:instrText xml:space="preserve"> ADDIN EN.CITE </w:instrText>
      </w:r>
      <w:r w:rsidR="00CE639D">
        <w:rPr>
          <w:iCs/>
          <w:vertAlign w:val="superscript"/>
        </w:rPr>
        <w:fldChar w:fldCharType="begin">
          <w:fldData xml:space="preserve">PEVuZE5vdGU+PENpdGU+PEF1dGhvcj5FZHdhcmRzPC9BdXRob3I+PFllYXI+MjAxNjwvWWVhcj48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cmlvZGljYWw+PHBhZ2VzPkEyNTg0LUEyNTg0PC9wYWdlcz48dm9sdW1lPjE5NTwvdm9sdW1lPjxk
YXRlcz48eWVhcj4yMDE3PC95ZWFyPjwvZGF0ZXM+PHVybHM+PHJlbGF0ZWQtdXJscz48dXJsPjxz
dHlsZSBmYWNlPSJ1bmRlcmxpbmUiIGZvbnQ9ImRlZmF1bHQiIHNpemU9IjEwMCUiPmh0dHBzOi8v
d3d3LmF0c2pvdXJuYWxzLm9yZy9kb2kvYWJzLzEwLjExNjQvYWpyY2NtLWNvbmZlcmVuY2UuMjAx
Ny4xOTUuMV9NZWV0aW5nQWJzdHJhY3RzLkEyNTg0PC9zdHlsZT48L3VybD48L3JlbGF0ZWQtdXJs
cz48L3VybHM+PGVsZWN0cm9uaWMtcmVzb3VyY2UtbnVtPjEwLjExNjQvYWpyY2NtLWNvbmZlcmVu
Y2UuMjAxNy4xOTUuMV9NZWV0aW5nQWJzdHJhY3RzLkEyNTg0PC9lbGVjdHJvbmljLXJlc291cmNl
LW51bT48L3JlY29yZD48L0NpdGU+PC9FbmROb3RlPgB=
</w:fldData>
        </w:fldChar>
      </w:r>
      <w:r w:rsidR="00CE639D">
        <w:rPr>
          <w:iCs/>
          <w:vertAlign w:val="superscript"/>
        </w:rPr>
        <w:instrText xml:space="preserve"> ADDIN EN.CITE.DATA </w:instrText>
      </w:r>
      <w:r w:rsidR="00CE639D">
        <w:rPr>
          <w:iCs/>
          <w:vertAlign w:val="superscript"/>
        </w:rPr>
      </w:r>
      <w:r w:rsidR="00CE639D">
        <w:rPr>
          <w:iCs/>
          <w:vertAlign w:val="superscript"/>
        </w:rPr>
        <w:fldChar w:fldCharType="end"/>
      </w:r>
      <w:r w:rsidR="00F24DB8" w:rsidRPr="00A76153">
        <w:rPr>
          <w:iCs/>
          <w:vertAlign w:val="superscript"/>
        </w:rPr>
      </w:r>
      <w:r w:rsidR="00F24DB8" w:rsidRPr="00A76153">
        <w:rPr>
          <w:iCs/>
          <w:vertAlign w:val="superscript"/>
        </w:rPr>
        <w:fldChar w:fldCharType="separate"/>
      </w:r>
      <w:hyperlink w:anchor="_ENREF_14" w:tooltip="Okuno, 2015 #335" w:history="1">
        <w:r w:rsidR="00CE639D">
          <w:rPr>
            <w:iCs/>
            <w:noProof/>
            <w:vertAlign w:val="superscript"/>
          </w:rPr>
          <w:t>14</w:t>
        </w:r>
      </w:hyperlink>
      <w:r w:rsidR="00CE639D">
        <w:rPr>
          <w:iCs/>
          <w:noProof/>
          <w:vertAlign w:val="superscript"/>
        </w:rPr>
        <w:t>,</w:t>
      </w:r>
      <w:hyperlink w:anchor="_ENREF_19" w:tooltip="Edwards, 2016 #578" w:history="1">
        <w:r w:rsidR="00CE639D">
          <w:rPr>
            <w:iCs/>
            <w:noProof/>
            <w:vertAlign w:val="superscript"/>
          </w:rPr>
          <w:t>19</w:t>
        </w:r>
      </w:hyperlink>
      <w:r w:rsidR="00CE639D">
        <w:rPr>
          <w:iCs/>
          <w:noProof/>
          <w:vertAlign w:val="superscript"/>
        </w:rPr>
        <w:t>,</w:t>
      </w:r>
      <w:hyperlink w:anchor="_ENREF_25" w:tooltip="Marques, 2017 #618" w:history="1">
        <w:r w:rsidR="00CE639D">
          <w:rPr>
            <w:iCs/>
            <w:noProof/>
            <w:vertAlign w:val="superscript"/>
          </w:rPr>
          <w:t>25</w:t>
        </w:r>
      </w:hyperlink>
      <w:r w:rsidR="00CE639D">
        <w:rPr>
          <w:iCs/>
          <w:noProof/>
          <w:vertAlign w:val="superscript"/>
        </w:rPr>
        <w:t>,</w:t>
      </w:r>
      <w:hyperlink w:anchor="_ENREF_43" w:tooltip="Sutherland, 2014 #216" w:history="1">
        <w:r w:rsidR="00CE639D">
          <w:rPr>
            <w:iCs/>
            <w:noProof/>
            <w:vertAlign w:val="superscript"/>
          </w:rPr>
          <w:t>43-45</w:t>
        </w:r>
      </w:hyperlink>
      <w:r w:rsidR="00F24DB8" w:rsidRPr="00A76153">
        <w:rPr>
          <w:iCs/>
          <w:vertAlign w:val="superscript"/>
        </w:rPr>
        <w:fldChar w:fldCharType="end"/>
      </w:r>
      <w:hyperlink w:anchor="_ENREF_14" w:tooltip="Okuno, 2015 #335" w:history="1"/>
      <w:r w:rsidRPr="00A76153">
        <w:rPr>
          <w:iCs/>
        </w:rPr>
        <w:t xml:space="preserve"> </w:t>
      </w:r>
      <w:r w:rsidR="007F3A57" w:rsidRPr="00A76153">
        <w:rPr>
          <w:iCs/>
        </w:rPr>
        <w:t>Oral appliances</w:t>
      </w:r>
      <w:r w:rsidR="007F3A57">
        <w:rPr>
          <w:iCs/>
        </w:rPr>
        <w:t xml:space="preserve"> typically reduce critical collapsing </w:t>
      </w:r>
      <w:r w:rsidR="007F3A57" w:rsidRPr="00DC4B6E">
        <w:rPr>
          <w:iCs/>
        </w:rPr>
        <w:t>pressure</w:t>
      </w:r>
      <w:r w:rsidR="007F3A57">
        <w:rPr>
          <w:iCs/>
        </w:rPr>
        <w:t xml:space="preserve"> by</w:t>
      </w:r>
      <w:r w:rsidR="007F3A57" w:rsidRPr="00DC4B6E">
        <w:rPr>
          <w:iCs/>
        </w:rPr>
        <w:t xml:space="preserve"> 3-5 cmH</w:t>
      </w:r>
      <w:r w:rsidR="007F3A57" w:rsidRPr="00DC4B6E">
        <w:rPr>
          <w:iCs/>
          <w:vertAlign w:val="subscript"/>
        </w:rPr>
        <w:t>2</w:t>
      </w:r>
      <w:r w:rsidR="007F3A57" w:rsidRPr="00DC4B6E">
        <w:rPr>
          <w:iCs/>
        </w:rPr>
        <w:t>O</w:t>
      </w:r>
      <w:r w:rsidR="00E26A74">
        <w:rPr>
          <w:iCs/>
        </w:rPr>
        <w:fldChar w:fldCharType="begin">
          <w:fldData xml:space="preserve">PEVuZE5vdGU+PENpdGU+PEF1dGhvcj5NYXJxdWVzPC9BdXRob3I+PFllYXI+MjAxNzwvWWVhcj48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</w:fldData>
        </w:fldChar>
      </w:r>
      <w:r w:rsidR="00A4386F">
        <w:rPr>
          <w:iCs/>
        </w:rPr>
        <w:instrText xml:space="preserve"> ADDIN EN.CITE </w:instrText>
      </w:r>
      <w:r w:rsidR="00A4386F">
        <w:rPr>
          <w:iCs/>
        </w:rPr>
        <w:fldChar w:fldCharType="begin">
          <w:fldData xml:space="preserve">PEVuZE5vdGU+PENpdGU+PEF1dGhvcj5NYXJxdWVzPC9BdXRob3I+PFllYXI+MjAxNzwvWWVhcj48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</w:fldData>
        </w:fldChar>
      </w:r>
      <w:r w:rsidR="00A4386F">
        <w:rPr>
          <w:iCs/>
        </w:rPr>
        <w:instrText xml:space="preserve"> ADDIN EN.CITE.DATA </w:instrText>
      </w:r>
      <w:r w:rsidR="00A4386F">
        <w:rPr>
          <w:iCs/>
        </w:rPr>
      </w:r>
      <w:r w:rsidR="00A4386F">
        <w:rPr>
          <w:iCs/>
        </w:rPr>
        <w:fldChar w:fldCharType="end"/>
      </w:r>
      <w:r w:rsidR="00E26A74">
        <w:rPr>
          <w:iCs/>
        </w:rPr>
      </w:r>
      <w:r w:rsidR="00E26A74">
        <w:rPr>
          <w:iCs/>
        </w:rPr>
        <w:fldChar w:fldCharType="separate"/>
      </w:r>
      <w:hyperlink w:anchor="_ENREF_25" w:tooltip="Marques, 2017 #618" w:history="1">
        <w:r w:rsidR="00CE639D" w:rsidRPr="00A4386F">
          <w:rPr>
            <w:iCs/>
            <w:noProof/>
            <w:vertAlign w:val="superscript"/>
          </w:rPr>
          <w:t>25</w:t>
        </w:r>
      </w:hyperlink>
      <w:r w:rsidR="00A4386F" w:rsidRPr="00A4386F">
        <w:rPr>
          <w:iCs/>
          <w:noProof/>
          <w:vertAlign w:val="superscript"/>
        </w:rPr>
        <w:t>,</w:t>
      </w:r>
      <w:hyperlink w:anchor="_ENREF_46" w:tooltip="Bamagoos, 2017 #652" w:history="1">
        <w:r w:rsidR="00CE639D" w:rsidRPr="00A4386F">
          <w:rPr>
            <w:iCs/>
            <w:noProof/>
            <w:vertAlign w:val="superscript"/>
          </w:rPr>
          <w:t>46-48</w:t>
        </w:r>
      </w:hyperlink>
      <w:r w:rsidR="00E26A74">
        <w:rPr>
          <w:iCs/>
        </w:rPr>
        <w:fldChar w:fldCharType="end"/>
      </w:r>
      <w:hyperlink w:anchor="_ENREF_43" w:tooltip="Marques, 2017 #3908" w:history="1"/>
      <w:r w:rsidR="007F3A57">
        <w:rPr>
          <w:iCs/>
        </w:rPr>
        <w:t xml:space="preserve"> </w:t>
      </w:r>
      <w:r w:rsidR="000852A1">
        <w:rPr>
          <w:iCs/>
        </w:rPr>
        <w:t xml:space="preserve">and, </w:t>
      </w:r>
      <w:r w:rsidR="007F3A57">
        <w:rPr>
          <w:iCs/>
        </w:rPr>
        <w:t>therefore</w:t>
      </w:r>
      <w:r w:rsidR="000852A1">
        <w:rPr>
          <w:iCs/>
        </w:rPr>
        <w:t>,</w:t>
      </w:r>
      <w:r w:rsidR="007F3A57">
        <w:rPr>
          <w:iCs/>
        </w:rPr>
        <w:t xml:space="preserve"> oral appliance </w:t>
      </w:r>
      <w:r w:rsidR="000852A1">
        <w:rPr>
          <w:iCs/>
        </w:rPr>
        <w:t xml:space="preserve">therapy </w:t>
      </w:r>
      <w:r w:rsidR="007F3A57">
        <w:rPr>
          <w:iCs/>
        </w:rPr>
        <w:t>is unlikely to resolve OSA in those</w:t>
      </w:r>
      <w:r>
        <w:rPr>
          <w:iCs/>
        </w:rPr>
        <w:t xml:space="preserve"> patients </w:t>
      </w:r>
      <w:r w:rsidR="007F3A57">
        <w:rPr>
          <w:iCs/>
        </w:rPr>
        <w:t>with severe</w:t>
      </w:r>
      <w:r>
        <w:rPr>
          <w:iCs/>
        </w:rPr>
        <w:t xml:space="preserve"> collapsibility at baseline</w:t>
      </w:r>
      <w:r w:rsidRPr="00DC4B6E">
        <w:rPr>
          <w:iCs/>
        </w:rPr>
        <w:t>.</w:t>
      </w:r>
      <w:r>
        <w:rPr>
          <w:iCs/>
        </w:rPr>
        <w:t xml:space="preserve"> </w:t>
      </w:r>
      <w:r w:rsidR="001007A7">
        <w:rPr>
          <w:iCs/>
        </w:rPr>
        <w:t>G</w:t>
      </w:r>
      <w:r>
        <w:rPr>
          <w:iCs/>
        </w:rPr>
        <w:t xml:space="preserve">reater collapsibility (lower </w:t>
      </w:r>
      <w:r w:rsidR="00AF7AE1" w:rsidRPr="00881928">
        <w:t>V</w:t>
      </w:r>
      <w:r w:rsidR="00AF7AE1" w:rsidRPr="00AF7AE1">
        <w:rPr>
          <w:vertAlign w:val="subscript"/>
        </w:rPr>
        <w:t>PASSIVE</w:t>
      </w:r>
      <w:r>
        <w:rPr>
          <w:iCs/>
        </w:rPr>
        <w:t>), higher BMI, non-positional OSA (</w:t>
      </w:r>
      <w:r w:rsidR="00DD31C8">
        <w:rPr>
          <w:iCs/>
        </w:rPr>
        <w:t xml:space="preserve">a </w:t>
      </w:r>
      <w:r>
        <w:rPr>
          <w:iCs/>
        </w:rPr>
        <w:t xml:space="preserve">marker of greater </w:t>
      </w:r>
      <w:r>
        <w:rPr>
          <w:iCs/>
        </w:rPr>
        <w:lastRenderedPageBreak/>
        <w:t>collapsibility) and higher CPAP requirement ha</w:t>
      </w:r>
      <w:r w:rsidR="001007A7">
        <w:rPr>
          <w:iCs/>
        </w:rPr>
        <w:t>ve</w:t>
      </w:r>
      <w:r>
        <w:rPr>
          <w:iCs/>
        </w:rPr>
        <w:t xml:space="preserve"> each been shown to predict </w:t>
      </w:r>
      <w:r w:rsidR="001007A7">
        <w:rPr>
          <w:iCs/>
        </w:rPr>
        <w:t>poor</w:t>
      </w:r>
      <w:r>
        <w:rPr>
          <w:iCs/>
        </w:rPr>
        <w:t xml:space="preserve"> response to oral appliance therapy</w:t>
      </w:r>
      <w:r w:rsidR="00DD31C8">
        <w:rPr>
          <w:iCs/>
        </w:rPr>
        <w:t>,</w:t>
      </w:r>
      <w:r w:rsidR="00CF2CD8">
        <w:rPr>
          <w:iCs/>
        </w:rPr>
        <w:fldChar w:fldCharType="begin">
          <w:fldData xml:space="preserve">PEVuZE5vdGU+PENpdGU+PEF1dGhvcj5OZzwvQXV0aG9yPjxZZWFyPjIwMDY8L1llYXI+PFJlY051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dGU+PENpdGU+PEF1dGhvcj5NYXJxdWVzPC9BdXRob3I+PFllYXI+MjAxNzwvWWVhcj48UmVjTnVt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cmlvZGljYWw+PHBhZ2VzPkEyNTg0LUEyNTg0PC9wYWdlcz48dm9sdW1lPjE5NTwvdm9sdW1lPjxk
YXRlcz48eWVhcj4yMDE3PC95ZWFyPjwvZGF0ZXM+PHVybHM+PHJlbGF0ZWQtdXJscz48dXJsPjxz
dHlsZSBmYWNlPSJ1bmRlcmxpbmUiIGZvbnQ9ImRlZmF1bHQiIHNpemU9IjEwMCUiPmh0dHBzOi8v
d3d3LmF0c2pvdXJuYWxzLm9yZy9kb2kvYWJzLzEwLjExNjQvYWpyY2NtLWNvbmZlcmVuY2UuMjAx
Ny4xOTUuMV9NZWV0aW5nQWJzdHJhY3RzLkEyNTg0PC9zdHlsZT48L3VybD48L3JlbGF0ZWQtdXJs
cz48L3VybHM+PGVsZWN0cm9uaWMtcmVzb3VyY2UtbnVtPjEwLjExNjQvYWpyY2NtLWNvbmZlcmVu
Y2UuMjAxNy4xOTUuMV9NZWV0aW5nQWJzdHJhY3RzLkEyNTg0PC9lbGVjdHJvbmljLXJlc291cmNl
LW51bT48L3JlY29yZD48L0NpdGU+PC9FbmROb3RlPgB=
</w:fldData>
        </w:fldChar>
      </w:r>
      <w:r w:rsidR="00CE639D">
        <w:rPr>
          <w:iCs/>
        </w:rPr>
        <w:instrText xml:space="preserve"> ADDIN EN.CITE </w:instrText>
      </w:r>
      <w:r w:rsidR="00CE639D">
        <w:rPr>
          <w:iCs/>
        </w:rPr>
        <w:fldChar w:fldCharType="begin">
          <w:fldData xml:space="preserve">PEVuZE5vdGU+PENpdGU+PEF1dGhvcj5OZzwvQXV0aG9yPjxZZWFyPjIwMDY8L1llYXI+PFJlY051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dGU+PENpdGU+PEF1dGhvcj5NYXJxdWVzPC9BdXRob3I+PFllYXI+MjAxNzwvWWVhcj48UmVjTnVt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</w:fldData>
        </w:fldChar>
      </w:r>
      <w:r w:rsidR="00CE639D">
        <w:rPr>
          <w:iCs/>
        </w:rPr>
        <w:instrText xml:space="preserve"> ADDIN EN.CITE.DATA </w:instrText>
      </w:r>
      <w:r w:rsidR="00CE639D">
        <w:rPr>
          <w:iCs/>
        </w:rPr>
      </w:r>
      <w:r w:rsidR="00CE639D">
        <w:rPr>
          <w:iCs/>
        </w:rPr>
        <w:fldChar w:fldCharType="end"/>
      </w:r>
      <w:r w:rsidR="00CF2CD8">
        <w:rPr>
          <w:iCs/>
        </w:rPr>
      </w:r>
      <w:r w:rsidR="00CF2CD8">
        <w:rPr>
          <w:iCs/>
        </w:rPr>
        <w:fldChar w:fldCharType="separate"/>
      </w:r>
      <w:hyperlink w:anchor="_ENREF_14" w:tooltip="Okuno, 2015 #335" w:history="1">
        <w:r w:rsidR="00CE639D" w:rsidRPr="00CE639D">
          <w:rPr>
            <w:iCs/>
            <w:noProof/>
            <w:vertAlign w:val="superscript"/>
          </w:rPr>
          <w:t>14</w:t>
        </w:r>
      </w:hyperlink>
      <w:r w:rsidR="00CE639D" w:rsidRPr="00CE639D">
        <w:rPr>
          <w:iCs/>
          <w:noProof/>
          <w:vertAlign w:val="superscript"/>
        </w:rPr>
        <w:t>,</w:t>
      </w:r>
      <w:hyperlink w:anchor="_ENREF_19" w:tooltip="Edwards, 2016 #578" w:history="1">
        <w:r w:rsidR="00CE639D" w:rsidRPr="00CE639D">
          <w:rPr>
            <w:iCs/>
            <w:noProof/>
            <w:vertAlign w:val="superscript"/>
          </w:rPr>
          <w:t>19</w:t>
        </w:r>
      </w:hyperlink>
      <w:r w:rsidR="00CE639D" w:rsidRPr="00CE639D">
        <w:rPr>
          <w:iCs/>
          <w:noProof/>
          <w:vertAlign w:val="superscript"/>
        </w:rPr>
        <w:t>,</w:t>
      </w:r>
      <w:hyperlink w:anchor="_ENREF_25" w:tooltip="Marques, 2017 #618" w:history="1">
        <w:r w:rsidR="00CE639D" w:rsidRPr="00CE639D">
          <w:rPr>
            <w:iCs/>
            <w:noProof/>
            <w:vertAlign w:val="superscript"/>
          </w:rPr>
          <w:t>25</w:t>
        </w:r>
      </w:hyperlink>
      <w:r w:rsidR="00CE639D" w:rsidRPr="00CE639D">
        <w:rPr>
          <w:iCs/>
          <w:noProof/>
          <w:vertAlign w:val="superscript"/>
        </w:rPr>
        <w:t>,</w:t>
      </w:r>
      <w:hyperlink w:anchor="_ENREF_43" w:tooltip="Sutherland, 2014 #216" w:history="1">
        <w:r w:rsidR="00CE639D" w:rsidRPr="00CE639D">
          <w:rPr>
            <w:iCs/>
            <w:noProof/>
            <w:vertAlign w:val="superscript"/>
          </w:rPr>
          <w:t>43-45</w:t>
        </w:r>
      </w:hyperlink>
      <w:r w:rsidR="00CF2CD8">
        <w:rPr>
          <w:iCs/>
        </w:rPr>
        <w:fldChar w:fldCharType="end"/>
      </w:r>
      <w:hyperlink w:anchor="_ENREF_14" w:tooltip="Okuno, 2015 #335" w:history="1"/>
      <w:r>
        <w:rPr>
          <w:iCs/>
        </w:rPr>
        <w:t xml:space="preserve"> </w:t>
      </w:r>
      <w:r w:rsidR="00DD31C8">
        <w:rPr>
          <w:iCs/>
        </w:rPr>
        <w:t xml:space="preserve">although </w:t>
      </w:r>
      <w:r w:rsidR="00577A12">
        <w:rPr>
          <w:iCs/>
        </w:rPr>
        <w:t>these are not robust predictors</w:t>
      </w:r>
      <w:r w:rsidR="00232FF7" w:rsidRPr="00232FF7">
        <w:rPr>
          <w:iCs/>
        </w:rPr>
        <w:t xml:space="preserve"> </w:t>
      </w:r>
      <w:r w:rsidR="00232FF7">
        <w:rPr>
          <w:iCs/>
        </w:rPr>
        <w:t>individually</w:t>
      </w:r>
      <w:r>
        <w:rPr>
          <w:iCs/>
        </w:rPr>
        <w:t xml:space="preserve">. </w:t>
      </w:r>
      <w:ins w:id="1061" w:author="Peter Cistulli" w:date="2019-05-23T15:42:00Z">
        <w:r w:rsidR="00F064C3">
          <w:rPr>
            <w:iCs/>
          </w:rPr>
          <w:t>Unexpected</w:t>
        </w:r>
      </w:ins>
      <w:ins w:id="1062" w:author="Ahmad Abdulraheem M. Bamagoos" w:date="2019-06-06T11:54:00Z">
        <w:r w:rsidR="00B46F29">
          <w:rPr>
            <w:iCs/>
          </w:rPr>
          <w:t>ly</w:t>
        </w:r>
      </w:ins>
      <w:ins w:id="1063" w:author="Peter Cistulli" w:date="2019-05-23T15:42:00Z">
        <w:del w:id="1064" w:author="Ahmad Abdulraheem M. Bamagoos" w:date="2019-06-06T11:54:00Z">
          <w:r w:rsidR="00F064C3" w:rsidDel="00B46F29">
            <w:rPr>
              <w:iCs/>
            </w:rPr>
            <w:delText>?</w:delText>
          </w:r>
        </w:del>
      </w:ins>
      <w:ins w:id="1065" w:author="Peter Cistulli" w:date="2019-05-23T15:43:00Z">
        <w:r w:rsidR="00F064C3">
          <w:rPr>
            <w:iCs/>
          </w:rPr>
          <w:t xml:space="preserve">, </w:t>
        </w:r>
      </w:ins>
      <w:del w:id="1066" w:author="Peter Cistulli" w:date="2019-05-23T15:43:00Z">
        <w:r w:rsidDel="00F064C3">
          <w:rPr>
            <w:iCs/>
          </w:rPr>
          <w:delText xml:space="preserve">The </w:delText>
        </w:r>
      </w:del>
      <w:ins w:id="1067" w:author="Peter Cistulli" w:date="2019-05-23T15:43:00Z">
        <w:r w:rsidR="00F064C3">
          <w:rPr>
            <w:iCs/>
          </w:rPr>
          <w:t xml:space="preserve">the </w:t>
        </w:r>
      </w:ins>
      <w:r>
        <w:rPr>
          <w:iCs/>
        </w:rPr>
        <w:t>current study found a U-shaped relationship between collapsibility and response to oral appliances</w:t>
      </w:r>
      <w:r w:rsidR="00E049B5">
        <w:rPr>
          <w:iCs/>
        </w:rPr>
        <w:t xml:space="preserve">. As expected, </w:t>
      </w:r>
      <w:r>
        <w:rPr>
          <w:iCs/>
        </w:rPr>
        <w:t>severe collapsibility predict</w:t>
      </w:r>
      <w:r w:rsidR="008E2310">
        <w:rPr>
          <w:iCs/>
        </w:rPr>
        <w:t>ed</w:t>
      </w:r>
      <w:r>
        <w:rPr>
          <w:iCs/>
        </w:rPr>
        <w:t xml:space="preserve"> re</w:t>
      </w:r>
      <w:r w:rsidR="00C02B47">
        <w:rPr>
          <w:iCs/>
        </w:rPr>
        <w:t xml:space="preserve">duced responses. However, mild collapsibility also predicted a reduced response. We consider that these individuals, rather than being an “easier to treat”, </w:t>
      </w:r>
      <w:r w:rsidR="00DD31C8">
        <w:rPr>
          <w:iCs/>
        </w:rPr>
        <w:t xml:space="preserve">have </w:t>
      </w:r>
      <w:r w:rsidR="003367B6">
        <w:rPr>
          <w:iCs/>
        </w:rPr>
        <w:t xml:space="preserve">a </w:t>
      </w:r>
      <w:r w:rsidR="00C02B47">
        <w:rPr>
          <w:iCs/>
        </w:rPr>
        <w:t xml:space="preserve">more </w:t>
      </w:r>
      <w:r w:rsidR="00257365">
        <w:rPr>
          <w:iCs/>
        </w:rPr>
        <w:t>“</w:t>
      </w:r>
      <w:r w:rsidR="00C02B47">
        <w:rPr>
          <w:iCs/>
        </w:rPr>
        <w:t>non-pharyngeal</w:t>
      </w:r>
      <w:r w:rsidR="00257365">
        <w:rPr>
          <w:iCs/>
        </w:rPr>
        <w:t>” mechanisms</w:t>
      </w:r>
      <w:r w:rsidR="00C02B47">
        <w:rPr>
          <w:iCs/>
        </w:rPr>
        <w:t xml:space="preserve"> </w:t>
      </w:r>
      <w:r w:rsidR="00257365">
        <w:rPr>
          <w:iCs/>
        </w:rPr>
        <w:t xml:space="preserve">underpinning their </w:t>
      </w:r>
      <w:r w:rsidR="00C02B47">
        <w:rPr>
          <w:iCs/>
        </w:rPr>
        <w:t xml:space="preserve">sleep apnea. </w:t>
      </w:r>
      <w:ins w:id="1068" w:author="Sands, Scott A.,Ph.D. [2]" w:date="2019-06-07T17:57:00Z">
        <w:r w:rsidR="00D54CF7">
          <w:rPr>
            <w:iCs/>
          </w:rPr>
          <w:t>We emphasize that</w:t>
        </w:r>
      </w:ins>
      <w:ins w:id="1069" w:author="Sands, Scott A.,Ph.D. [2]" w:date="2019-06-07T17:58:00Z">
        <w:r w:rsidR="00D54CF7">
          <w:rPr>
            <w:iCs/>
          </w:rPr>
          <w:t xml:space="preserve">, while we initially considered that the </w:t>
        </w:r>
      </w:ins>
      <w:ins w:id="1070" w:author="Sands, Scott A.,Ph.D. [2]" w:date="2019-06-07T17:57:00Z">
        <w:r w:rsidR="00D54CF7" w:rsidRPr="00D54CF7">
          <w:rPr>
            <w:iCs/>
            <w:lang w:val="en-AU"/>
          </w:rPr>
          <w:t xml:space="preserve">U-shaped relationship </w:t>
        </w:r>
      </w:ins>
      <w:ins w:id="1071" w:author="Sands, Scott A.,Ph.D. [2]" w:date="2019-06-07T17:58:00Z">
        <w:r w:rsidR="00D54CF7">
          <w:rPr>
            <w:iCs/>
            <w:lang w:val="en-AU"/>
          </w:rPr>
          <w:t xml:space="preserve">could be </w:t>
        </w:r>
      </w:ins>
      <w:ins w:id="1072" w:author="Sands, Scott A.,Ph.D. [2]" w:date="2019-06-07T17:57:00Z">
        <w:r w:rsidR="00D54CF7" w:rsidRPr="00D54CF7">
          <w:rPr>
            <w:iCs/>
            <w:lang w:val="en-AU"/>
          </w:rPr>
          <w:t>spurious</w:t>
        </w:r>
      </w:ins>
      <w:ins w:id="1073" w:author="Sands, Scott A.,Ph.D. [2]" w:date="2019-06-07T17:58:00Z">
        <w:r w:rsidR="00D54CF7">
          <w:rPr>
            <w:iCs/>
            <w:lang w:val="en-AU"/>
          </w:rPr>
          <w:t xml:space="preserve">, </w:t>
        </w:r>
      </w:ins>
      <w:ins w:id="1074" w:author="Sands, Scott A.,Ph.D. [2]" w:date="2019-06-07T17:57:00Z">
        <w:r w:rsidR="00D54CF7" w:rsidRPr="00D54CF7">
          <w:rPr>
            <w:iCs/>
            <w:lang w:val="en-AU"/>
          </w:rPr>
          <w:t>we noted that a large proportion of patients were non-responders with mild collapsibility (and higher loop gain / low arousal threshold</w:t>
        </w:r>
      </w:ins>
      <w:ins w:id="1075" w:author="Sands, Scott A.,Ph.D. [2]" w:date="2019-06-07T17:58:00Z">
        <w:r w:rsidR="00D54CF7">
          <w:rPr>
            <w:iCs/>
            <w:lang w:val="en-AU"/>
          </w:rPr>
          <w:t>, see Figure 1</w:t>
        </w:r>
      </w:ins>
      <w:ins w:id="1076" w:author="Sands, Scott A.,Ph.D. [2]" w:date="2019-06-07T17:57:00Z">
        <w:r w:rsidR="00D54CF7" w:rsidRPr="00D54CF7">
          <w:rPr>
            <w:iCs/>
            <w:lang w:val="en-AU"/>
          </w:rPr>
          <w:t xml:space="preserve">), such that this unexpected U-shaped effect at the mild end of the spectrum was unlikely to be </w:t>
        </w:r>
      </w:ins>
      <w:ins w:id="1077" w:author="Sands, Scott A.,Ph.D. [2]" w:date="2019-06-07T17:59:00Z">
        <w:r w:rsidR="00D54CF7">
          <w:rPr>
            <w:iCs/>
            <w:lang w:val="en-AU"/>
          </w:rPr>
          <w:t xml:space="preserve">attributable to </w:t>
        </w:r>
      </w:ins>
      <w:ins w:id="1078" w:author="Sands, Scott A.,Ph.D. [2]" w:date="2019-06-07T17:57:00Z">
        <w:r w:rsidR="00D54CF7" w:rsidRPr="00D54CF7">
          <w:rPr>
            <w:iCs/>
            <w:lang w:val="en-AU"/>
          </w:rPr>
          <w:t xml:space="preserve">low </w:t>
        </w:r>
      </w:ins>
      <w:ins w:id="1079" w:author="Sands, Scott A.,Ph.D. [2]" w:date="2019-06-07T17:59:00Z">
        <w:r w:rsidR="00D54CF7">
          <w:rPr>
            <w:iCs/>
            <w:lang w:val="en-AU"/>
          </w:rPr>
          <w:t xml:space="preserve">sample size. </w:t>
        </w:r>
      </w:ins>
    </w:p>
    <w:p w14:paraId="4F3F8C82" w14:textId="6F7073A9" w:rsidR="00F91903" w:rsidRDefault="008E2310">
      <w:pPr>
        <w:pStyle w:val="Body"/>
        <w:spacing w:line="480" w:lineRule="auto"/>
        <w:ind w:firstLine="720"/>
        <w:rPr>
          <w:iCs/>
        </w:rPr>
      </w:pPr>
      <w:r>
        <w:rPr>
          <w:iCs/>
        </w:rPr>
        <w:t xml:space="preserve">We found that—in addition to elevated loop gain—lower arousal threshold and greater ventilatory response to arousal also contributed to a reduced oral appliance efficacy. These non-pharyngeal factors contributing to breathing instability are unlikely to be </w:t>
      </w:r>
      <w:r w:rsidR="009E1B72">
        <w:rPr>
          <w:iCs/>
        </w:rPr>
        <w:t>corrected</w:t>
      </w:r>
      <w:r>
        <w:rPr>
          <w:iCs/>
        </w:rPr>
        <w:t xml:space="preserve"> by mandibular advancement.</w:t>
      </w:r>
      <w:hyperlink w:anchor="_ENREF_19" w:tooltip="Edwards, 2016 #578" w:history="1">
        <w:r w:rsidR="00CE639D" w:rsidRPr="009A760B">
          <w:rPr>
            <w:iCs/>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iCs/>
          </w:rPr>
          <w:instrText xml:space="preserve"> ADDIN EN.CITE </w:instrText>
        </w:r>
        <w:r w:rsidR="00CE639D" w:rsidRPr="009A760B">
          <w:rPr>
            <w:iCs/>
          </w:rPr>
          <w:fldChar w:fldCharType="begin">
            <w:fldData xml:space="preserve">PEVuZE5vdGU+PENpdGU+PEF1dGhvcj5FZHdhcmRzPC9BdXRob3I+PFllYXI+MjAxNjwvWWVhcj48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</w:fldData>
          </w:fldChar>
        </w:r>
        <w:r w:rsidR="00CE639D" w:rsidRPr="009A760B">
          <w:rPr>
            <w:iCs/>
          </w:rPr>
          <w:instrText xml:space="preserve"> ADDIN EN.CITE.DATA </w:instrText>
        </w:r>
        <w:r w:rsidR="00CE639D" w:rsidRPr="009A760B">
          <w:rPr>
            <w:iCs/>
          </w:rPr>
        </w:r>
        <w:r w:rsidR="00CE639D" w:rsidRPr="009A760B">
          <w:rPr>
            <w:iCs/>
          </w:rPr>
          <w:fldChar w:fldCharType="end"/>
        </w:r>
        <w:r w:rsidR="00CE639D" w:rsidRPr="009A760B">
          <w:rPr>
            <w:iCs/>
          </w:rPr>
        </w:r>
        <w:r w:rsidR="00CE639D" w:rsidRPr="009A760B">
          <w:rPr>
            <w:iCs/>
          </w:rPr>
          <w:fldChar w:fldCharType="separate"/>
        </w:r>
        <w:r w:rsidR="00CE639D" w:rsidRPr="009A760B">
          <w:rPr>
            <w:iCs/>
            <w:noProof/>
            <w:vertAlign w:val="superscript"/>
          </w:rPr>
          <w:t>19</w:t>
        </w:r>
        <w:r w:rsidR="00CE639D" w:rsidRPr="009A760B">
          <w:rPr>
            <w:iCs/>
          </w:rPr>
          <w:fldChar w:fldCharType="end"/>
        </w:r>
      </w:hyperlink>
      <w:r>
        <w:rPr>
          <w:iCs/>
        </w:rPr>
        <w:t xml:space="preserve"> </w:t>
      </w:r>
      <w:r w:rsidR="009E1B72">
        <w:rPr>
          <w:iCs/>
        </w:rPr>
        <w:t>Indeed</w:t>
      </w:r>
      <w:r w:rsidR="003367B6">
        <w:rPr>
          <w:iCs/>
        </w:rPr>
        <w:t>, it was precisely this subgroup of patients that responded preferentially to supplemental oxygen in our recent study</w:t>
      </w:r>
      <w:r w:rsidR="00DD31C8">
        <w:rPr>
          <w:iCs/>
        </w:rPr>
        <w:t>.</w:t>
      </w:r>
      <w:hyperlink w:anchor="_ENREF_36" w:tooltip="Sands, 2018 #3899" w:history="1">
        <w:r w:rsidR="00CE639D" w:rsidRPr="009A760B">
          <w:rPr>
            <w:iCs/>
          </w:rPr>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Pr>
            <w:iCs/>
          </w:rPr>
          <w:instrText xml:space="preserve"> ADDIN EN.CITE </w:instrText>
        </w:r>
        <w:r w:rsidR="00CE639D">
          <w:rPr>
            <w:iCs/>
          </w:rPr>
          <w:fldChar w:fldCharType="begin">
            <w:fldData xml:space="preserve">PEVuZE5vdGU+PENpdGU+PEF1dGhvcj5TYW5kczwvQXV0aG9yPjxZZWFyPjIwMTg8L1llYXI+PFJl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CE639D">
          <w:rPr>
            <w:iCs/>
            <w:noProof/>
            <w:vertAlign w:val="superscript"/>
          </w:rPr>
          <w:t>36</w:t>
        </w:r>
        <w:r w:rsidR="00CE639D" w:rsidRPr="009A760B">
          <w:rPr>
            <w:iCs/>
          </w:rPr>
          <w:fldChar w:fldCharType="end"/>
        </w:r>
      </w:hyperlink>
      <w:r w:rsidR="009E1B72">
        <w:rPr>
          <w:iCs/>
        </w:rPr>
        <w:t xml:space="preserve"> Furthermore, w</w:t>
      </w:r>
      <w:r w:rsidR="00C02B47">
        <w:rPr>
          <w:iCs/>
        </w:rPr>
        <w:t xml:space="preserve">e found </w:t>
      </w:r>
      <w:r w:rsidR="0091531C">
        <w:rPr>
          <w:iCs/>
        </w:rPr>
        <w:t>th</w:t>
      </w:r>
      <w:r w:rsidR="000144F5">
        <w:rPr>
          <w:iCs/>
        </w:rPr>
        <w:t>at</w:t>
      </w:r>
      <w:r w:rsidR="0091531C">
        <w:rPr>
          <w:iCs/>
        </w:rPr>
        <w:t xml:space="preserve"> </w:t>
      </w:r>
      <w:r w:rsidR="00C02B47">
        <w:rPr>
          <w:iCs/>
        </w:rPr>
        <w:t xml:space="preserve">reduced </w:t>
      </w:r>
      <w:r w:rsidR="000144F5">
        <w:rPr>
          <w:iCs/>
        </w:rPr>
        <w:t xml:space="preserve">pharyngeal </w:t>
      </w:r>
      <w:r w:rsidR="00C02B47">
        <w:rPr>
          <w:iCs/>
        </w:rPr>
        <w:t xml:space="preserve">compensation was associated with a </w:t>
      </w:r>
      <w:r w:rsidR="000144F5">
        <w:rPr>
          <w:iCs/>
        </w:rPr>
        <w:t xml:space="preserve">higher </w:t>
      </w:r>
      <w:r w:rsidR="00C02B47">
        <w:rPr>
          <w:iCs/>
        </w:rPr>
        <w:t xml:space="preserve">oral appliance </w:t>
      </w:r>
      <w:r w:rsidR="000144F5">
        <w:rPr>
          <w:iCs/>
        </w:rPr>
        <w:t>efficacy</w:t>
      </w:r>
      <w:r w:rsidR="00C02B47">
        <w:rPr>
          <w:iCs/>
        </w:rPr>
        <w:t xml:space="preserve">. </w:t>
      </w:r>
      <w:r w:rsidR="003926D9">
        <w:rPr>
          <w:iCs/>
        </w:rPr>
        <w:t>A</w:t>
      </w:r>
      <w:r w:rsidR="0091531C">
        <w:rPr>
          <w:iCs/>
        </w:rPr>
        <w:t xml:space="preserve">ccording to physiological principles, a </w:t>
      </w:r>
      <w:r w:rsidR="0091531C" w:rsidRPr="0014271E">
        <w:t>stronger</w:t>
      </w:r>
      <w:r w:rsidR="0091531C">
        <w:rPr>
          <w:iCs/>
        </w:rPr>
        <w:t xml:space="preserve"> </w:t>
      </w:r>
      <w:r w:rsidR="003926D9">
        <w:rPr>
          <w:iCs/>
        </w:rPr>
        <w:t xml:space="preserve">pharyngeal </w:t>
      </w:r>
      <w:r w:rsidR="0091531C">
        <w:rPr>
          <w:iCs/>
        </w:rPr>
        <w:t>dilator muscle compensat</w:t>
      </w:r>
      <w:r w:rsidR="009E1B72">
        <w:rPr>
          <w:iCs/>
        </w:rPr>
        <w:t>ion</w:t>
      </w:r>
      <w:r w:rsidR="0091531C">
        <w:rPr>
          <w:iCs/>
        </w:rPr>
        <w:t xml:space="preserve"> will act to mask a more severely collapsible airway</w:t>
      </w:r>
      <w:r w:rsidR="003926D9">
        <w:rPr>
          <w:iCs/>
        </w:rPr>
        <w:t>. Therefore,</w:t>
      </w:r>
      <w:r w:rsidR="0091531C">
        <w:rPr>
          <w:iCs/>
        </w:rPr>
        <w:t xml:space="preserve"> attempts to improve collapsibility </w:t>
      </w:r>
      <w:r w:rsidR="003926D9">
        <w:rPr>
          <w:iCs/>
        </w:rPr>
        <w:t xml:space="preserve">via oral appliance therapy </w:t>
      </w:r>
      <w:r w:rsidR="00EE7CE6">
        <w:rPr>
          <w:iCs/>
        </w:rPr>
        <w:t>will</w:t>
      </w:r>
      <w:r w:rsidR="004C0861">
        <w:rPr>
          <w:iCs/>
        </w:rPr>
        <w:t xml:space="preserve"> </w:t>
      </w:r>
      <w:r w:rsidR="0091531C">
        <w:rPr>
          <w:iCs/>
        </w:rPr>
        <w:t>be partially counteracted by attenuation of</w:t>
      </w:r>
      <w:r w:rsidR="009E1B72">
        <w:rPr>
          <w:iCs/>
        </w:rPr>
        <w:t xml:space="preserve"> the pharyngeal</w:t>
      </w:r>
      <w:r w:rsidR="0091531C">
        <w:rPr>
          <w:iCs/>
        </w:rPr>
        <w:t xml:space="preserve"> dilator muscle activity</w:t>
      </w:r>
      <w:r w:rsidR="001C1ABC">
        <w:rPr>
          <w:iCs/>
        </w:rPr>
        <w:t xml:space="preserve"> as airway obstruction is mitigated</w:t>
      </w:r>
      <w:r w:rsidR="004C0861">
        <w:rPr>
          <w:iCs/>
        </w:rPr>
        <w:t xml:space="preserve">. Thus, our findings that poor compensation is associated with a </w:t>
      </w:r>
      <w:r w:rsidR="00EE7CE6">
        <w:rPr>
          <w:iCs/>
        </w:rPr>
        <w:t xml:space="preserve">higher </w:t>
      </w:r>
      <w:r w:rsidR="004C0861">
        <w:rPr>
          <w:iCs/>
        </w:rPr>
        <w:t xml:space="preserve">oral appliance </w:t>
      </w:r>
      <w:r w:rsidR="00EE7CE6">
        <w:rPr>
          <w:iCs/>
        </w:rPr>
        <w:t xml:space="preserve">efficacy </w:t>
      </w:r>
      <w:r w:rsidR="004C0861">
        <w:rPr>
          <w:iCs/>
        </w:rPr>
        <w:t xml:space="preserve">is consistent with </w:t>
      </w:r>
      <w:r w:rsidR="001C1ABC">
        <w:rPr>
          <w:iCs/>
        </w:rPr>
        <w:t>physiological principles</w:t>
      </w:r>
      <w:r w:rsidR="004C0861">
        <w:rPr>
          <w:iCs/>
        </w:rPr>
        <w:t xml:space="preserve">. </w:t>
      </w:r>
      <w:r w:rsidR="0091531C">
        <w:rPr>
          <w:iCs/>
        </w:rPr>
        <w:t xml:space="preserve"> </w:t>
      </w:r>
    </w:p>
    <w:p w14:paraId="789FCE5F" w14:textId="5AF5AD07" w:rsidR="008F09FE" w:rsidRDefault="008F09FE" w:rsidP="00232FF7">
      <w:pPr>
        <w:pStyle w:val="Body"/>
        <w:spacing w:line="480" w:lineRule="auto"/>
        <w:ind w:firstLine="720"/>
        <w:rPr>
          <w:iCs/>
        </w:rPr>
      </w:pPr>
      <w:r>
        <w:rPr>
          <w:iCs/>
        </w:rPr>
        <w:t xml:space="preserve">Our study </w:t>
      </w:r>
      <w:r w:rsidR="009E1B72">
        <w:rPr>
          <w:iCs/>
        </w:rPr>
        <w:t>show</w:t>
      </w:r>
      <w:r w:rsidR="009E7897">
        <w:rPr>
          <w:iCs/>
        </w:rPr>
        <w:t>s</w:t>
      </w:r>
      <w:r>
        <w:rPr>
          <w:iCs/>
        </w:rPr>
        <w:t xml:space="preserve"> no significant predictive value of routine clinical variables </w:t>
      </w:r>
      <w:r w:rsidR="009E1B72">
        <w:rPr>
          <w:iCs/>
        </w:rPr>
        <w:t>(</w:t>
      </w:r>
      <w:r w:rsidR="00257365">
        <w:rPr>
          <w:iCs/>
        </w:rPr>
        <w:t xml:space="preserve">such as </w:t>
      </w:r>
      <w:r>
        <w:rPr>
          <w:iCs/>
        </w:rPr>
        <w:t>baseline AH</w:t>
      </w:r>
      <w:r w:rsidR="00232FF7">
        <w:rPr>
          <w:iCs/>
        </w:rPr>
        <w:t>I, BMI, neck circumference, age</w:t>
      </w:r>
      <w:r>
        <w:rPr>
          <w:iCs/>
        </w:rPr>
        <w:t xml:space="preserve"> or </w:t>
      </w:r>
      <w:r w:rsidR="00232FF7">
        <w:t>gender</w:t>
      </w:r>
      <w:ins w:id="1080" w:author="Sands, Scott A.,Ph.D. [2]" w:date="2019-06-07T11:51:00Z">
        <w:r w:rsidR="00716B9E">
          <w:t>)</w:t>
        </w:r>
      </w:ins>
      <w:r>
        <w:rPr>
          <w:iCs/>
        </w:rPr>
        <w:t xml:space="preserve"> whether </w:t>
      </w:r>
      <w:r w:rsidR="003926D9">
        <w:rPr>
          <w:iCs/>
        </w:rPr>
        <w:t xml:space="preserve">individually </w:t>
      </w:r>
      <w:r>
        <w:rPr>
          <w:iCs/>
        </w:rPr>
        <w:t>or in</w:t>
      </w:r>
      <w:r w:rsidR="003926D9">
        <w:rPr>
          <w:iCs/>
        </w:rPr>
        <w:t>-</w:t>
      </w:r>
      <w:r>
        <w:rPr>
          <w:iCs/>
        </w:rPr>
        <w:t xml:space="preserve">combination with </w:t>
      </w:r>
      <w:r w:rsidR="003926D9">
        <w:rPr>
          <w:iCs/>
        </w:rPr>
        <w:t xml:space="preserve">OSA </w:t>
      </w:r>
      <w:proofErr w:type="spellStart"/>
      <w:r w:rsidR="003926D9">
        <w:rPr>
          <w:iCs/>
        </w:rPr>
        <w:t>endotypic</w:t>
      </w:r>
      <w:proofErr w:type="spellEnd"/>
      <w:r w:rsidR="003926D9">
        <w:rPr>
          <w:iCs/>
        </w:rPr>
        <w:t xml:space="preserve"> </w:t>
      </w:r>
      <w:r w:rsidR="00EE7CE6">
        <w:rPr>
          <w:iCs/>
        </w:rPr>
        <w:t>traits</w:t>
      </w:r>
      <w:r>
        <w:rPr>
          <w:iCs/>
        </w:rPr>
        <w:t>.</w:t>
      </w:r>
      <w:r w:rsidR="00992752">
        <w:rPr>
          <w:iCs/>
        </w:rPr>
        <w:t xml:space="preserve"> </w:t>
      </w:r>
      <w:r w:rsidR="003926D9">
        <w:rPr>
          <w:iCs/>
        </w:rPr>
        <w:t>T</w:t>
      </w:r>
      <w:r>
        <w:rPr>
          <w:iCs/>
        </w:rPr>
        <w:t>hese data confirm the difficulty in using routine clinical variables to predict outcomes of oral appliances</w:t>
      </w:r>
      <w:r w:rsidR="005921AC">
        <w:rPr>
          <w:iCs/>
        </w:rPr>
        <w:t xml:space="preserve"> therapy</w:t>
      </w:r>
      <w:r w:rsidR="003478C1">
        <w:rPr>
          <w:iCs/>
        </w:rPr>
        <w:t>.</w:t>
      </w:r>
      <w:hyperlink w:anchor="_ENREF_44" w:tooltip="Sutherland, 2015 #237" w:history="1">
        <w:r w:rsidR="00CE639D" w:rsidRPr="009A760B">
          <w:rPr>
            <w:iCs/>
          </w:rPr>
          <w:fldChar w:fldCharType="begin">
            <w:fldData xml:space="preserve">PEVuZE5vdGU+PENpdGU+PEF1dGhvcj5TdXRoZXJsYW5kPC9BdXRob3I+PFllYXI+MjAxNTwvWWVh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</w:fldData>
          </w:fldChar>
        </w:r>
        <w:r w:rsidR="00CE639D">
          <w:rPr>
            <w:iCs/>
          </w:rPr>
          <w:instrText xml:space="preserve"> ADDIN EN.CITE </w:instrText>
        </w:r>
        <w:r w:rsidR="00CE639D">
          <w:rPr>
            <w:iCs/>
          </w:rPr>
          <w:fldChar w:fldCharType="begin">
            <w:fldData xml:space="preserve">PEVuZE5vdGU+PENpdGU+PEF1dGhvcj5TdXRoZXJsYW5kPC9BdXRob3I+PFllYXI+MjAxNTwvWWVh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A4386F">
          <w:rPr>
            <w:iCs/>
            <w:noProof/>
            <w:vertAlign w:val="superscript"/>
          </w:rPr>
          <w:t>44</w:t>
        </w:r>
        <w:r w:rsidR="00CE639D" w:rsidRPr="009A760B">
          <w:rPr>
            <w:iCs/>
          </w:rPr>
          <w:fldChar w:fldCharType="end"/>
        </w:r>
      </w:hyperlink>
      <w:r w:rsidR="00992752">
        <w:rPr>
          <w:iCs/>
        </w:rPr>
        <w:t xml:space="preserve"> </w:t>
      </w:r>
      <w:del w:id="1081" w:author="Sands, Scott A.,Ph.D. [2]" w:date="2019-06-07T11:52:00Z">
        <w:r w:rsidDel="00716B9E">
          <w:rPr>
            <w:iCs/>
          </w:rPr>
          <w:delText xml:space="preserve">They </w:delText>
        </w:r>
      </w:del>
      <w:ins w:id="1082" w:author="Sands, Scott A.,Ph.D. [2]" w:date="2019-06-07T11:52:00Z">
        <w:r w:rsidR="00716B9E">
          <w:rPr>
            <w:iCs/>
          </w:rPr>
          <w:t xml:space="preserve">Our study </w:t>
        </w:r>
      </w:ins>
      <w:r>
        <w:rPr>
          <w:iCs/>
        </w:rPr>
        <w:t xml:space="preserve">also </w:t>
      </w:r>
      <w:r w:rsidR="005C4C46">
        <w:rPr>
          <w:iCs/>
        </w:rPr>
        <w:t>support</w:t>
      </w:r>
      <w:ins w:id="1083" w:author="Sands, Scott A.,Ph.D. [2]" w:date="2019-06-07T11:52:00Z">
        <w:r w:rsidR="00716B9E">
          <w:rPr>
            <w:iCs/>
          </w:rPr>
          <w:t>s</w:t>
        </w:r>
      </w:ins>
      <w:r w:rsidR="003478C1">
        <w:rPr>
          <w:iCs/>
        </w:rPr>
        <w:t xml:space="preserve"> the concept </w:t>
      </w:r>
      <w:r w:rsidR="00223B03">
        <w:rPr>
          <w:iCs/>
        </w:rPr>
        <w:t>that baseline severity of OSA (AHI) is not a useful predictor of responses to therapy.</w:t>
      </w:r>
    </w:p>
    <w:p w14:paraId="4003F4FB" w14:textId="77777777" w:rsidR="00723738" w:rsidRDefault="00723738" w:rsidP="00232FF7">
      <w:pPr>
        <w:pStyle w:val="Body"/>
        <w:spacing w:line="480" w:lineRule="auto"/>
        <w:ind w:firstLine="720"/>
        <w:rPr>
          <w:iCs/>
        </w:rPr>
      </w:pPr>
    </w:p>
    <w:p w14:paraId="43BE5687" w14:textId="181F5D8B" w:rsidR="005547E8" w:rsidRDefault="005547E8" w:rsidP="00892B68">
      <w:pPr>
        <w:pStyle w:val="Heading2"/>
      </w:pPr>
      <w:r w:rsidRPr="00712269">
        <w:lastRenderedPageBreak/>
        <w:t xml:space="preserve">Clinical </w:t>
      </w:r>
      <w:r w:rsidR="00FE0DD3">
        <w:t>I</w:t>
      </w:r>
      <w:r w:rsidR="00FE0DD3" w:rsidRPr="00712269">
        <w:t>mplications</w:t>
      </w:r>
    </w:p>
    <w:p w14:paraId="65BB1D19" w14:textId="0B089664" w:rsidR="00224E46" w:rsidRPr="00224E46" w:rsidRDefault="003317F7" w:rsidP="00224E46">
      <w:pPr>
        <w:pStyle w:val="Body"/>
        <w:spacing w:line="480" w:lineRule="auto"/>
        <w:rPr>
          <w:ins w:id="1084" w:author="Sands, Scott A.,Ph.D. [2]" w:date="2019-06-07T12:06:00Z"/>
          <w:iCs/>
          <w:lang w:val="en-AU"/>
        </w:rPr>
      </w:pPr>
      <w:r>
        <w:rPr>
          <w:iCs/>
        </w:rPr>
        <w:t xml:space="preserve">The current study sought to advance knowledge for </w:t>
      </w:r>
      <w:r w:rsidR="00B32839">
        <w:rPr>
          <w:iCs/>
        </w:rPr>
        <w:t xml:space="preserve">future </w:t>
      </w:r>
      <w:r w:rsidR="004C0861">
        <w:rPr>
          <w:iCs/>
        </w:rPr>
        <w:t xml:space="preserve">precision </w:t>
      </w:r>
      <w:r>
        <w:rPr>
          <w:iCs/>
        </w:rPr>
        <w:t xml:space="preserve">sleep </w:t>
      </w:r>
      <w:r w:rsidR="00EE2EE1" w:rsidRPr="007A792D">
        <w:rPr>
          <w:iCs/>
        </w:rPr>
        <w:t>medicine</w:t>
      </w:r>
      <w:r>
        <w:rPr>
          <w:iCs/>
        </w:rPr>
        <w:t xml:space="preserve">. </w:t>
      </w:r>
      <w:r w:rsidR="008B7314">
        <w:rPr>
          <w:iCs/>
        </w:rPr>
        <w:t xml:space="preserve">In the context of </w:t>
      </w:r>
      <w:r>
        <w:rPr>
          <w:iCs/>
        </w:rPr>
        <w:t>heterogene</w:t>
      </w:r>
      <w:r w:rsidR="008B7314">
        <w:rPr>
          <w:iCs/>
        </w:rPr>
        <w:t>ous</w:t>
      </w:r>
      <w:r>
        <w:rPr>
          <w:iCs/>
        </w:rPr>
        <w:t xml:space="preserve"> </w:t>
      </w:r>
      <w:r w:rsidR="004C0861">
        <w:t>oral appliance effic</w:t>
      </w:r>
      <w:r>
        <w:t>a</w:t>
      </w:r>
      <w:r w:rsidR="004C0861">
        <w:t xml:space="preserve">cy </w:t>
      </w:r>
      <w:r w:rsidR="00B32839">
        <w:t>in unselected patients</w:t>
      </w:r>
      <w:r w:rsidR="008B7314">
        <w:t xml:space="preserve">, a major goal of our work </w:t>
      </w:r>
      <w:r w:rsidR="00EE7CE6">
        <w:t>was</w:t>
      </w:r>
      <w:r w:rsidR="008B7314">
        <w:t xml:space="preserve"> to enable the identification of a subgroup of </w:t>
      </w:r>
      <w:r w:rsidR="005F2363">
        <w:t xml:space="preserve">(moderate-to-severe) </w:t>
      </w:r>
      <w:r w:rsidR="008B7314">
        <w:t xml:space="preserve">OSA patients </w:t>
      </w:r>
      <w:r w:rsidR="005F2363">
        <w:t xml:space="preserve">who have a </w:t>
      </w:r>
      <w:r w:rsidR="000852A1">
        <w:t>superior</w:t>
      </w:r>
      <w:r w:rsidR="00F306AD">
        <w:t xml:space="preserve"> treatment efficacy </w:t>
      </w:r>
      <w:r w:rsidR="003926D9">
        <w:t>compared with other</w:t>
      </w:r>
      <w:r w:rsidR="005F2363">
        <w:t xml:space="preserve"> OSA patients</w:t>
      </w:r>
      <w:r>
        <w:t xml:space="preserve"> </w:t>
      </w:r>
      <w:r w:rsidR="005F2363">
        <w:t xml:space="preserve">whose </w:t>
      </w:r>
      <w:r w:rsidR="00F306AD">
        <w:t xml:space="preserve">average efficacy </w:t>
      </w:r>
      <w:r w:rsidR="005F2363">
        <w:t xml:space="preserve">is more modest. </w:t>
      </w:r>
      <w:r w:rsidR="00EE7CE6">
        <w:rPr>
          <w:iCs/>
        </w:rPr>
        <w:t>W</w:t>
      </w:r>
      <w:r>
        <w:rPr>
          <w:iCs/>
        </w:rPr>
        <w:t xml:space="preserve">e used an automated </w:t>
      </w:r>
      <w:r w:rsidR="008B7314">
        <w:rPr>
          <w:iCs/>
        </w:rPr>
        <w:t xml:space="preserve">clinical </w:t>
      </w:r>
      <w:r>
        <w:rPr>
          <w:iCs/>
        </w:rPr>
        <w:t>tool</w:t>
      </w:r>
      <w:del w:id="1085" w:author="Peter Cistulli" w:date="2019-05-23T15:45:00Z">
        <w:r w:rsidR="008B7314" w:rsidDel="00CC4128">
          <w:rPr>
            <w:iCs/>
          </w:rPr>
          <w:delText>,</w:delText>
        </w:r>
      </w:del>
      <w:r>
        <w:rPr>
          <w:iCs/>
        </w:rPr>
        <w:t xml:space="preserve"> to </w:t>
      </w:r>
      <w:r w:rsidR="008B7314">
        <w:rPr>
          <w:iCs/>
        </w:rPr>
        <w:t xml:space="preserve">estimate the key </w:t>
      </w:r>
      <w:proofErr w:type="spellStart"/>
      <w:r w:rsidR="008B7314">
        <w:rPr>
          <w:iCs/>
        </w:rPr>
        <w:t>endotypic</w:t>
      </w:r>
      <w:proofErr w:type="spellEnd"/>
      <w:r w:rsidR="008B7314">
        <w:rPr>
          <w:iCs/>
        </w:rPr>
        <w:t xml:space="preserve"> traits </w:t>
      </w:r>
      <w:r w:rsidR="005F2363">
        <w:rPr>
          <w:iCs/>
        </w:rPr>
        <w:t xml:space="preserve">causing OSA from routine diagnostic polysomnography </w:t>
      </w:r>
      <w:r w:rsidR="008B7314">
        <w:rPr>
          <w:iCs/>
        </w:rPr>
        <w:t>and combine</w:t>
      </w:r>
      <w:r w:rsidR="005F2363">
        <w:rPr>
          <w:iCs/>
        </w:rPr>
        <w:t>d</w:t>
      </w:r>
      <w:r w:rsidR="008B7314">
        <w:rPr>
          <w:iCs/>
        </w:rPr>
        <w:t xml:space="preserve"> these to </w:t>
      </w:r>
      <w:r>
        <w:rPr>
          <w:iCs/>
        </w:rPr>
        <w:t xml:space="preserve">define </w:t>
      </w:r>
      <w:r w:rsidR="008B7314">
        <w:rPr>
          <w:iCs/>
        </w:rPr>
        <w:t>two</w:t>
      </w:r>
      <w:r>
        <w:rPr>
          <w:iCs/>
        </w:rPr>
        <w:t xml:space="preserve"> </w:t>
      </w:r>
      <w:r w:rsidR="00EE7CE6">
        <w:rPr>
          <w:iCs/>
        </w:rPr>
        <w:t>endotyp</w:t>
      </w:r>
      <w:r w:rsidR="00CF0AD0">
        <w:rPr>
          <w:iCs/>
        </w:rPr>
        <w:t>e-based</w:t>
      </w:r>
      <w:r>
        <w:rPr>
          <w:iCs/>
        </w:rPr>
        <w:t xml:space="preserve"> subgroup</w:t>
      </w:r>
      <w:r w:rsidR="008B7314">
        <w:rPr>
          <w:iCs/>
        </w:rPr>
        <w:t>s</w:t>
      </w:r>
      <w:r>
        <w:rPr>
          <w:iCs/>
        </w:rPr>
        <w:t xml:space="preserve"> of patients</w:t>
      </w:r>
      <w:r w:rsidR="005F2363">
        <w:rPr>
          <w:iCs/>
        </w:rPr>
        <w:t>.</w:t>
      </w:r>
      <w:r>
        <w:rPr>
          <w:iCs/>
        </w:rPr>
        <w:t xml:space="preserve"> </w:t>
      </w:r>
      <w:r w:rsidR="008B7314">
        <w:rPr>
          <w:iCs/>
        </w:rPr>
        <w:t>O</w:t>
      </w:r>
      <w:r>
        <w:rPr>
          <w:iCs/>
        </w:rPr>
        <w:t>n average,</w:t>
      </w:r>
      <w:r w:rsidR="005F2363">
        <w:rPr>
          <w:iCs/>
        </w:rPr>
        <w:t xml:space="preserve"> the</w:t>
      </w:r>
      <w:r w:rsidRPr="009A3B33">
        <w:t xml:space="preserve"> </w:t>
      </w:r>
      <w:r w:rsidR="003926D9">
        <w:t>“</w:t>
      </w:r>
      <w:r w:rsidR="008B7314" w:rsidRPr="009A3B33">
        <w:t>predicted responders</w:t>
      </w:r>
      <w:r w:rsidR="003926D9">
        <w:t>”</w:t>
      </w:r>
      <w:r w:rsidR="008B7314">
        <w:rPr>
          <w:iCs/>
        </w:rPr>
        <w:t xml:space="preserve"> </w:t>
      </w:r>
      <w:r w:rsidR="005F2363">
        <w:rPr>
          <w:iCs/>
        </w:rPr>
        <w:t xml:space="preserve">subgroup </w:t>
      </w:r>
      <w:r>
        <w:rPr>
          <w:iCs/>
        </w:rPr>
        <w:t>exhibit</w:t>
      </w:r>
      <w:r w:rsidR="008B7314">
        <w:rPr>
          <w:iCs/>
        </w:rPr>
        <w:t>ed</w:t>
      </w:r>
      <w:r>
        <w:rPr>
          <w:iCs/>
        </w:rPr>
        <w:t xml:space="preserve"> </w:t>
      </w:r>
      <w:r w:rsidR="001C1ABC">
        <w:rPr>
          <w:iCs/>
        </w:rPr>
        <w:t>good</w:t>
      </w:r>
      <w:r w:rsidR="00CF0AD0">
        <w:rPr>
          <w:iCs/>
        </w:rPr>
        <w:t xml:space="preserve"> </w:t>
      </w:r>
      <w:r>
        <w:rPr>
          <w:iCs/>
        </w:rPr>
        <w:t>treatment efficacy (</w:t>
      </w:r>
      <w:r w:rsidR="00CF0AD0">
        <w:rPr>
          <w:iCs/>
        </w:rPr>
        <w:t>~</w:t>
      </w:r>
      <w:r>
        <w:rPr>
          <w:iCs/>
        </w:rPr>
        <w:t>75% reduction in AHI)</w:t>
      </w:r>
      <w:r w:rsidR="00CF0AD0">
        <w:rPr>
          <w:iCs/>
        </w:rPr>
        <w:t xml:space="preserve"> which, </w:t>
      </w:r>
      <w:r w:rsidR="00F306AD">
        <w:rPr>
          <w:iCs/>
        </w:rPr>
        <w:t xml:space="preserve">when </w:t>
      </w:r>
      <w:r w:rsidR="008B7314">
        <w:rPr>
          <w:iCs/>
        </w:rPr>
        <w:t xml:space="preserve">coupled with </w:t>
      </w:r>
      <w:r w:rsidR="005F2363">
        <w:rPr>
          <w:iCs/>
        </w:rPr>
        <w:t xml:space="preserve">the </w:t>
      </w:r>
      <w:r w:rsidR="00F306AD">
        <w:rPr>
          <w:iCs/>
        </w:rPr>
        <w:t xml:space="preserve">reported </w:t>
      </w:r>
      <w:r w:rsidR="005F2363">
        <w:rPr>
          <w:iCs/>
        </w:rPr>
        <w:t xml:space="preserve">high </w:t>
      </w:r>
      <w:r w:rsidR="008B7314">
        <w:rPr>
          <w:iCs/>
        </w:rPr>
        <w:t>adherence to therapy</w:t>
      </w:r>
      <w:r w:rsidR="003478C1">
        <w:rPr>
          <w:iCs/>
        </w:rPr>
        <w:t>,</w:t>
      </w:r>
      <w:hyperlink w:anchor="_ENREF_49" w:tooltip="Phillips, 2013 #3464" w:history="1">
        <w:r w:rsidR="00CE639D" w:rsidRPr="009A760B">
          <w:rPr>
            <w:iCs/>
          </w:rPr>
          <w:fldChar w:fldCharType="begin">
            <w:fldData xml:space="preserve">PEVuZE5vdGU+PENpdGU+PEF1dGhvcj5QaGlsbGlwczwvQXV0aG9yPjxZZWFyPjIwMTM8L1llYXI+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=
</w:fldData>
          </w:fldChar>
        </w:r>
        <w:r w:rsidR="00CE639D">
          <w:rPr>
            <w:iCs/>
          </w:rPr>
          <w:instrText xml:space="preserve"> ADDIN EN.CITE </w:instrText>
        </w:r>
        <w:r w:rsidR="00CE639D">
          <w:rPr>
            <w:iCs/>
          </w:rPr>
          <w:fldChar w:fldCharType="begin">
            <w:fldData xml:space="preserve">PEVuZE5vdGU+PENpdGU+PEF1dGhvcj5QaGlsbGlwczwvQXV0aG9yPjxZZWFyPjIwMTM8L1llYXI+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=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A4386F">
          <w:rPr>
            <w:iCs/>
            <w:noProof/>
            <w:vertAlign w:val="superscript"/>
          </w:rPr>
          <w:t>49</w:t>
        </w:r>
        <w:r w:rsidR="00CE639D" w:rsidRPr="009A760B">
          <w:rPr>
            <w:iCs/>
          </w:rPr>
          <w:fldChar w:fldCharType="end"/>
        </w:r>
      </w:hyperlink>
      <w:r w:rsidR="00F306AD">
        <w:rPr>
          <w:iCs/>
        </w:rPr>
        <w:t xml:space="preserve"> </w:t>
      </w:r>
      <w:r w:rsidR="003367B6">
        <w:rPr>
          <w:iCs/>
        </w:rPr>
        <w:t>appears sufficient to justify offering oral appliances as a first</w:t>
      </w:r>
      <w:r w:rsidR="00CF0AD0">
        <w:rPr>
          <w:iCs/>
        </w:rPr>
        <w:t>-</w:t>
      </w:r>
      <w:r w:rsidR="003367B6">
        <w:rPr>
          <w:iCs/>
        </w:rPr>
        <w:t>line therapy in selected (moderate-to-severe) OSA patients</w:t>
      </w:r>
      <w:r w:rsidR="001C1ABC">
        <w:rPr>
          <w:iCs/>
        </w:rPr>
        <w:t xml:space="preserve"> (specifically those who have a preference for this intervention)</w:t>
      </w:r>
      <w:r w:rsidR="003367B6">
        <w:rPr>
          <w:iCs/>
        </w:rPr>
        <w:t xml:space="preserve">. </w:t>
      </w:r>
      <w:r w:rsidR="00073048">
        <w:rPr>
          <w:iCs/>
        </w:rPr>
        <w:t>Although our results were based on unseen ‘hold-out’ data (leave-one-</w:t>
      </w:r>
      <w:r w:rsidR="00B35AC4">
        <w:rPr>
          <w:iCs/>
        </w:rPr>
        <w:t>patient-</w:t>
      </w:r>
      <w:r w:rsidR="00073048">
        <w:rPr>
          <w:iCs/>
        </w:rPr>
        <w:t>out cross-validation),</w:t>
      </w:r>
      <w:r w:rsidR="003367B6">
        <w:rPr>
          <w:iCs/>
        </w:rPr>
        <w:t xml:space="preserve"> these findings </w:t>
      </w:r>
      <w:ins w:id="1086" w:author="Peter Cistulli" w:date="2019-05-23T15:45:00Z">
        <w:r w:rsidR="00CC4128">
          <w:rPr>
            <w:iCs/>
          </w:rPr>
          <w:t xml:space="preserve">nevertheless </w:t>
        </w:r>
      </w:ins>
      <w:r w:rsidR="009A7085">
        <w:rPr>
          <w:iCs/>
        </w:rPr>
        <w:t>require replication</w:t>
      </w:r>
      <w:r w:rsidR="008B7314">
        <w:rPr>
          <w:iCs/>
        </w:rPr>
        <w:t xml:space="preserve"> in a larger prospective study</w:t>
      </w:r>
      <w:r w:rsidR="00522C96">
        <w:rPr>
          <w:iCs/>
        </w:rPr>
        <w:t xml:space="preserve"> for this method to be adopted for routine clinical use</w:t>
      </w:r>
      <w:r w:rsidR="003367B6">
        <w:rPr>
          <w:iCs/>
        </w:rPr>
        <w:t xml:space="preserve">. </w:t>
      </w:r>
      <w:del w:id="1087" w:author="Sands, Scott A.,Ph.D. [2]" w:date="2019-06-07T12:06:00Z">
        <w:r w:rsidR="0077011C" w:rsidDel="00224E46">
          <w:rPr>
            <w:iCs/>
          </w:rPr>
          <w:delText>Notably, even the “predicted non-responders” subgroup had</w:delText>
        </w:r>
        <w:r w:rsidR="00B35AC4" w:rsidDel="00224E46">
          <w:rPr>
            <w:iCs/>
          </w:rPr>
          <w:delText>, o</w:delText>
        </w:r>
        <w:r w:rsidR="0077011C" w:rsidDel="00224E46">
          <w:rPr>
            <w:iCs/>
          </w:rPr>
          <w:delText>n average</w:delText>
        </w:r>
        <w:r w:rsidR="00B35AC4" w:rsidDel="00224E46">
          <w:rPr>
            <w:iCs/>
          </w:rPr>
          <w:delText>,</w:delText>
        </w:r>
        <w:r w:rsidR="0077011C" w:rsidDel="00224E46">
          <w:rPr>
            <w:iCs/>
          </w:rPr>
          <w:delText xml:space="preserve"> 50% reduction in AHI</w:delText>
        </w:r>
      </w:del>
      <w:ins w:id="1088" w:author="Ahmad Abdulraheem M. Bamagoos" w:date="2019-05-18T12:53:00Z">
        <w:del w:id="1089" w:author="Sands, Scott A.,Ph.D. [2]" w:date="2019-06-07T12:06:00Z">
          <w:r w:rsidR="00EF1D39" w:rsidDel="00224E46">
            <w:rPr>
              <w:iCs/>
            </w:rPr>
            <w:delText>.</w:delText>
          </w:r>
        </w:del>
      </w:ins>
      <w:del w:id="1090" w:author="Sands, Scott A.,Ph.D. [2]" w:date="2019-06-07T12:06:00Z">
        <w:r w:rsidR="00B35AC4" w:rsidDel="00224E46">
          <w:rPr>
            <w:iCs/>
          </w:rPr>
          <w:delText>;</w:delText>
        </w:r>
        <w:r w:rsidR="0077011C" w:rsidDel="00224E46">
          <w:rPr>
            <w:iCs/>
          </w:rPr>
          <w:delText xml:space="preserve"> </w:delText>
        </w:r>
      </w:del>
      <w:ins w:id="1091" w:author="Sands, Scott A.,Ph.D. [2]" w:date="2019-06-07T12:06:00Z">
        <w:r w:rsidR="00224E46" w:rsidRPr="00224E46">
          <w:rPr>
            <w:iCs/>
            <w:lang w:val="en-AU"/>
          </w:rPr>
          <w:t>Notably, even the “predicted non-responders” subgroup had, on average, 50% reduction in AHI (residual AHI ~16 events/hr). While this level of efficacy seems unlikely to show superior health benefit compared to CPAP, the considerable improvement in non-responders is likely to confer benefit over no therapy, justifying prescription of oral appliance therapy as a second-line option</w:t>
        </w:r>
      </w:ins>
      <w:ins w:id="1092" w:author="Sands, Scott A.,Ph.D. [2]" w:date="2019-06-07T17:21:00Z">
        <w:r w:rsidR="008A2504">
          <w:rPr>
            <w:iCs/>
            <w:lang w:val="en-AU"/>
          </w:rPr>
          <w:t xml:space="preserve"> </w:t>
        </w:r>
      </w:ins>
      <w:ins w:id="1093" w:author="Sands, Scott A.,Ph.D. [2]" w:date="2019-06-07T17:22:00Z">
        <w:r w:rsidR="008A2504">
          <w:rPr>
            <w:iCs/>
            <w:lang w:val="en-AU"/>
          </w:rPr>
          <w:t xml:space="preserve">even </w:t>
        </w:r>
      </w:ins>
      <w:ins w:id="1094" w:author="Sands, Scott A.,Ph.D. [2]" w:date="2019-06-07T17:21:00Z">
        <w:r w:rsidR="008A2504">
          <w:rPr>
            <w:iCs/>
            <w:lang w:val="en-AU"/>
          </w:rPr>
          <w:t>in this subgroup</w:t>
        </w:r>
      </w:ins>
      <w:ins w:id="1095" w:author="Sands, Scott A.,Ph.D. [2]" w:date="2019-06-07T12:06:00Z">
        <w:r w:rsidR="00224E46" w:rsidRPr="00224E46">
          <w:rPr>
            <w:iCs/>
            <w:lang w:val="en-AU"/>
          </w:rPr>
          <w:t xml:space="preserve"> (e.g. in CPAP intolerant patients). </w:t>
        </w:r>
      </w:ins>
    </w:p>
    <w:p w14:paraId="17EA8D0E" w14:textId="066B8432" w:rsidR="0077011C" w:rsidRDefault="00F0138A" w:rsidP="00EF1D39">
      <w:pPr>
        <w:pStyle w:val="Body"/>
        <w:spacing w:line="480" w:lineRule="auto"/>
        <w:rPr>
          <w:iCs/>
        </w:rPr>
      </w:pPr>
      <w:ins w:id="1096" w:author="Ahmad Abdulraheem M. Bamagoos" w:date="2019-05-18T13:00:00Z">
        <w:del w:id="1097" w:author="Sands, Scott A.,Ph.D. [2]" w:date="2019-06-07T12:06:00Z">
          <w:r w:rsidDel="00224E46">
            <w:rPr>
              <w:iCs/>
            </w:rPr>
            <w:delText xml:space="preserve">Although </w:delText>
          </w:r>
          <w:r w:rsidDel="00224E46">
            <w:rPr>
              <w:lang w:eastAsia="en-AU"/>
            </w:rPr>
            <w:delText xml:space="preserve">highly </w:delText>
          </w:r>
          <w:commentRangeStart w:id="1098"/>
          <w:r w:rsidDel="00224E46">
            <w:rPr>
              <w:lang w:eastAsia="en-AU"/>
            </w:rPr>
            <w:delText xml:space="preserve">unlikely to show noninferior </w:delText>
          </w:r>
        </w:del>
      </w:ins>
      <w:commentRangeEnd w:id="1098"/>
      <w:del w:id="1099" w:author="Sands, Scott A.,Ph.D. [2]" w:date="2019-06-07T12:06:00Z">
        <w:r w:rsidR="00CC4128" w:rsidDel="00224E46">
          <w:rPr>
            <w:rStyle w:val="CommentReference"/>
            <w:szCs w:val="20"/>
            <w:lang w:val="x-none"/>
          </w:rPr>
          <w:commentReference w:id="1098"/>
        </w:r>
      </w:del>
      <w:ins w:id="1100" w:author="Ahmad Abdulraheem M. Bamagoos" w:date="2019-05-18T13:00:00Z">
        <w:del w:id="1101" w:author="Sands, Scott A.,Ph.D. [2]" w:date="2019-06-07T12:06:00Z">
          <w:r w:rsidDel="00224E46">
            <w:rPr>
              <w:lang w:eastAsia="en-AU"/>
            </w:rPr>
            <w:delText xml:space="preserve">health </w:delText>
          </w:r>
          <w:r w:rsidDel="00224E46">
            <w:rPr>
              <w:iCs/>
            </w:rPr>
            <w:delText xml:space="preserve">benefit </w:delText>
          </w:r>
          <w:r w:rsidDel="00224E46">
            <w:rPr>
              <w:lang w:eastAsia="en-AU"/>
            </w:rPr>
            <w:delText xml:space="preserve">compared to CPAP, </w:delText>
          </w:r>
          <w:r w:rsidDel="00224E46">
            <w:rPr>
              <w:iCs/>
            </w:rPr>
            <w:delText>t</w:delText>
          </w:r>
        </w:del>
      </w:ins>
      <w:ins w:id="1102" w:author="Ahmad Abdulraheem M. Bamagoos" w:date="2019-05-18T12:53:00Z">
        <w:del w:id="1103" w:author="Sands, Scott A.,Ph.D. [2]" w:date="2019-06-07T12:06:00Z">
          <w:r w:rsidR="00EF1D39" w:rsidDel="00224E46">
            <w:rPr>
              <w:iCs/>
            </w:rPr>
            <w:delText xml:space="preserve">his </w:delText>
          </w:r>
        </w:del>
      </w:ins>
      <w:ins w:id="1104" w:author="Ahmad Abdulraheem M. Bamagoos" w:date="2019-05-18T13:10:00Z">
        <w:del w:id="1105" w:author="Sands, Scott A.,Ph.D. [2]" w:date="2019-06-07T12:06:00Z">
          <w:r w:rsidR="002B67EC" w:rsidDel="00224E46">
            <w:rPr>
              <w:iCs/>
            </w:rPr>
            <w:delText xml:space="preserve">level of improvement in </w:delText>
          </w:r>
        </w:del>
      </w:ins>
      <w:ins w:id="1106" w:author="Ahmad Abdulraheem M. Bamagoos" w:date="2019-05-18T13:03:00Z">
        <w:del w:id="1107" w:author="Sands, Scott A.,Ph.D. [2]" w:date="2019-06-07T12:06:00Z">
          <w:r w:rsidR="005F4F33" w:rsidDel="00224E46">
            <w:rPr>
              <w:iCs/>
            </w:rPr>
            <w:delText>non-responders</w:delText>
          </w:r>
        </w:del>
      </w:ins>
      <w:del w:id="1108" w:author="Sands, Scott A.,Ph.D. [2]" w:date="2019-06-07T12:06:00Z">
        <w:r w:rsidR="0077011C" w:rsidDel="00224E46">
          <w:rPr>
            <w:iCs/>
          </w:rPr>
          <w:delText xml:space="preserve"> </w:delText>
        </w:r>
      </w:del>
      <w:ins w:id="1109" w:author="Ahmad Abdulraheem M. Bamagoos" w:date="2019-05-18T13:04:00Z">
        <w:del w:id="1110" w:author="Sands, Scott A.,Ph.D. [2]" w:date="2019-06-07T12:06:00Z">
          <w:r w:rsidR="007750A4" w:rsidDel="00224E46">
            <w:rPr>
              <w:iCs/>
            </w:rPr>
            <w:delText xml:space="preserve">is expected to confer health benefit over no therapy and </w:delText>
          </w:r>
        </w:del>
      </w:ins>
      <w:ins w:id="1111" w:author="Ahmad Abdulraheem M. Bamagoos" w:date="2019-05-18T13:01:00Z">
        <w:del w:id="1112" w:author="Sands, Scott A.,Ph.D. [2]" w:date="2019-06-07T12:06:00Z">
          <w:r w:rsidDel="00224E46">
            <w:rPr>
              <w:iCs/>
            </w:rPr>
            <w:delText xml:space="preserve">justifies </w:delText>
          </w:r>
        </w:del>
      </w:ins>
      <w:ins w:id="1113" w:author="Ahmad Abdulraheem M. Bamagoos" w:date="2019-05-18T13:04:00Z">
        <w:del w:id="1114" w:author="Sands, Scott A.,Ph.D. [2]" w:date="2019-06-07T12:06:00Z">
          <w:r w:rsidR="007750A4" w:rsidDel="00224E46">
            <w:rPr>
              <w:iCs/>
            </w:rPr>
            <w:delText xml:space="preserve">prescription of </w:delText>
          </w:r>
        </w:del>
      </w:ins>
      <w:ins w:id="1115" w:author="Ahmad Abdulraheem M. Bamagoos" w:date="2019-05-18T13:01:00Z">
        <w:del w:id="1116" w:author="Sands, Scott A.,Ph.D. [2]" w:date="2019-06-07T12:06:00Z">
          <w:r w:rsidDel="00224E46">
            <w:rPr>
              <w:iCs/>
            </w:rPr>
            <w:delText xml:space="preserve">oral appliance therapy as a </w:delText>
          </w:r>
          <w:r w:rsidRPr="0077011C" w:rsidDel="00224E46">
            <w:rPr>
              <w:iCs/>
            </w:rPr>
            <w:delText>secon</w:delText>
          </w:r>
          <w:r w:rsidDel="00224E46">
            <w:rPr>
              <w:iCs/>
            </w:rPr>
            <w:delText>d-line option (e.g. in CPAP intolerant patients)</w:delText>
          </w:r>
        </w:del>
      </w:ins>
      <w:ins w:id="1117" w:author="Ahmad Abdulraheem M. Bamagoos" w:date="2019-05-18T13:02:00Z">
        <w:del w:id="1118" w:author="Sands, Scott A.,Ph.D. [2]" w:date="2019-06-07T12:06:00Z">
          <w:r w:rsidDel="00224E46">
            <w:rPr>
              <w:iCs/>
            </w:rPr>
            <w:delText xml:space="preserve"> </w:delText>
          </w:r>
        </w:del>
      </w:ins>
      <w:ins w:id="1119" w:author="Ahmad Abdulraheem M. Bamagoos" w:date="2019-05-18T13:04:00Z">
        <w:del w:id="1120" w:author="Sands, Scott A.,Ph.D. [2]" w:date="2019-06-07T12:06:00Z">
          <w:r w:rsidR="007750A4" w:rsidDel="00224E46">
            <w:rPr>
              <w:iCs/>
            </w:rPr>
            <w:delText>in this subgroup</w:delText>
          </w:r>
        </w:del>
      </w:ins>
      <w:ins w:id="1121" w:author="Ahmad Abdulraheem M. Bamagoos" w:date="2019-05-18T13:05:00Z">
        <w:del w:id="1122" w:author="Sands, Scott A.,Ph.D. [2]" w:date="2019-06-07T12:06:00Z">
          <w:r w:rsidR="007750A4" w:rsidDel="00224E46">
            <w:rPr>
              <w:iCs/>
            </w:rPr>
            <w:delText>.</w:delText>
          </w:r>
        </w:del>
      </w:ins>
      <w:del w:id="1123" w:author="Sands, Scott A.,Ph.D. [2]" w:date="2019-06-07T12:06:00Z">
        <w:r w:rsidR="007750A4" w:rsidDel="00224E46">
          <w:rPr>
            <w:iCs/>
          </w:rPr>
          <w:delText xml:space="preserve"> </w:delText>
        </w:r>
      </w:del>
      <w:ins w:id="1124" w:author="Ahmad Abdulraheem M. Bamagoos" w:date="2019-05-18T13:02:00Z">
        <w:del w:id="1125" w:author="Sands, Scott A.,Ph.D. [2]" w:date="2019-06-07T12:06:00Z">
          <w:r w:rsidDel="00224E46">
            <w:rPr>
              <w:iCs/>
            </w:rPr>
            <w:delText xml:space="preserve">Nonetheless, </w:delText>
          </w:r>
        </w:del>
      </w:ins>
      <w:ins w:id="1126" w:author="Ahmad Abdulraheem M. Bamagoos" w:date="2019-05-18T13:12:00Z">
        <w:del w:id="1127" w:author="Sands, Scott A.,Ph.D. [2]" w:date="2019-06-07T12:06:00Z">
          <w:r w:rsidR="002B67EC" w:rsidDel="00224E46">
            <w:rPr>
              <w:iCs/>
            </w:rPr>
            <w:delText xml:space="preserve">this </w:delText>
          </w:r>
        </w:del>
      </w:ins>
      <w:del w:id="1128" w:author="Sands, Scott A.,Ph.D. [2]" w:date="2019-06-07T12:06:00Z">
        <w:r w:rsidR="0077011C" w:rsidDel="00224E46">
          <w:rPr>
            <w:iCs/>
          </w:rPr>
          <w:delText xml:space="preserve">relatively high efficacy for predicted non-responders </w:delText>
        </w:r>
        <w:r w:rsidR="006A110E" w:rsidDel="00224E46">
          <w:rPr>
            <w:iCs/>
          </w:rPr>
          <w:delText>may explain,</w:delText>
        </w:r>
        <w:r w:rsidR="0077011C" w:rsidDel="00224E46">
          <w:rPr>
            <w:iCs/>
          </w:rPr>
          <w:delText xml:space="preserve"> in part</w:delText>
        </w:r>
        <w:r w:rsidR="006A110E" w:rsidDel="00224E46">
          <w:rPr>
            <w:iCs/>
          </w:rPr>
          <w:delText>,</w:delText>
        </w:r>
        <w:r w:rsidR="0077011C" w:rsidDel="00224E46">
          <w:rPr>
            <w:iCs/>
          </w:rPr>
          <w:delText xml:space="preserve"> the relatively poor negative predictive value of the endotype traits. </w:delText>
        </w:r>
      </w:del>
      <w:ins w:id="1129" w:author="Ahmad Abdulraheem M. Bamagoos" w:date="2019-05-18T12:23:00Z">
        <w:del w:id="1130" w:author="Sands, Scott A.,Ph.D. [2]" w:date="2019-06-07T12:06:00Z">
          <w:r w:rsidR="00C05453" w:rsidDel="00224E46">
            <w:rPr>
              <w:iCs/>
            </w:rPr>
            <w:delText xml:space="preserve">Indeed, our multivariable regression model may </w:delText>
          </w:r>
        </w:del>
      </w:ins>
      <w:ins w:id="1131" w:author="Ahmad Abdulraheem M. Bamagoos" w:date="2019-06-03T23:24:00Z">
        <w:del w:id="1132" w:author="Sands, Scott A.,Ph.D. [2]" w:date="2019-06-07T12:06:00Z">
          <w:r w:rsidR="00F521B6" w:rsidDel="00224E46">
            <w:rPr>
              <w:lang w:eastAsia="en-AU"/>
            </w:rPr>
            <w:delText>be unsuccessful</w:delText>
          </w:r>
          <w:r w:rsidR="00F521B6" w:rsidRPr="00623A6B" w:rsidDel="00224E46">
            <w:rPr>
              <w:lang w:eastAsia="en-AU"/>
            </w:rPr>
            <w:delText xml:space="preserve"> </w:delText>
          </w:r>
        </w:del>
      </w:ins>
      <w:ins w:id="1133" w:author="Ahmad Abdulraheem M. Bamagoos" w:date="2019-05-18T12:23:00Z">
        <w:del w:id="1134" w:author="Sands, Scott A.,Ph.D. [2]" w:date="2019-06-07T12:06:00Z">
          <w:r w:rsidR="00C05453" w:rsidDel="00224E46">
            <w:rPr>
              <w:iCs/>
            </w:rPr>
            <w:delText>to fully explain the variance in oral appliance efficacy</w:delText>
          </w:r>
        </w:del>
      </w:ins>
      <w:ins w:id="1135" w:author="Ahmad Abdulraheem M. Bamagoos" w:date="2019-05-18T12:24:00Z">
        <w:del w:id="1136" w:author="Sands, Scott A.,Ph.D. [2]" w:date="2019-06-07T12:06:00Z">
          <w:r w:rsidR="00C05453" w:rsidDel="00224E46">
            <w:rPr>
              <w:iCs/>
            </w:rPr>
            <w:delText xml:space="preserve"> </w:delText>
          </w:r>
        </w:del>
      </w:ins>
      <w:ins w:id="1137" w:author="Ahmad Abdulraheem M. Bamagoos" w:date="2019-05-18T12:23:00Z">
        <w:del w:id="1138" w:author="Sands, Scott A.,Ph.D. [2]" w:date="2019-06-07T12:06:00Z">
          <w:r w:rsidR="00C05453" w:rsidDel="00224E46">
            <w:rPr>
              <w:iCs/>
            </w:rPr>
            <w:delText>an</w:delText>
          </w:r>
        </w:del>
      </w:ins>
      <w:ins w:id="1139" w:author="Ahmad Abdulraheem M. Bamagoos" w:date="2019-05-18T12:26:00Z">
        <w:del w:id="1140" w:author="Sands, Scott A.,Ph.D. [2]" w:date="2019-06-07T12:06:00Z">
          <w:r w:rsidR="00D44094" w:rsidDel="00224E46">
            <w:rPr>
              <w:iCs/>
            </w:rPr>
            <w:delText xml:space="preserve">d, thus, </w:delText>
          </w:r>
        </w:del>
      </w:ins>
      <w:ins w:id="1141" w:author="Ahmad Abdulraheem M. Bamagoos" w:date="2019-05-18T12:27:00Z">
        <w:del w:id="1142" w:author="Sands, Scott A.,Ph.D. [2]" w:date="2019-06-07T12:06:00Z">
          <w:r w:rsidR="00D44094" w:rsidDel="00224E46">
            <w:rPr>
              <w:iCs/>
            </w:rPr>
            <w:delText>variables</w:delText>
          </w:r>
        </w:del>
      </w:ins>
      <w:ins w:id="1143" w:author="Ahmad Abdulraheem M. Bamagoos" w:date="2019-05-18T12:24:00Z">
        <w:del w:id="1144" w:author="Sands, Scott A.,Ph.D. [2]" w:date="2019-06-07T12:06:00Z">
          <w:r w:rsidR="00C05453" w:rsidDel="00224E46">
            <w:rPr>
              <w:iCs/>
            </w:rPr>
            <w:delText xml:space="preserve"> beyond what was considered in this study</w:delText>
          </w:r>
        </w:del>
      </w:ins>
      <w:ins w:id="1145" w:author="Ahmad Abdulraheem M. Bamagoos" w:date="2019-05-18T12:26:00Z">
        <w:del w:id="1146" w:author="Sands, Scott A.,Ph.D. [2]" w:date="2019-06-07T12:06:00Z">
          <w:r w:rsidR="00D44094" w:rsidDel="00224E46">
            <w:rPr>
              <w:iCs/>
            </w:rPr>
            <w:delText xml:space="preserve"> (such as </w:delText>
          </w:r>
        </w:del>
      </w:ins>
      <w:ins w:id="1147" w:author="Ahmad Abdulraheem M. Bamagoos" w:date="2019-05-18T12:27:00Z">
        <w:del w:id="1148" w:author="Sands, Scott A.,Ph.D. [2]" w:date="2019-06-07T12:06:00Z">
          <w:r w:rsidR="00D44094" w:rsidDel="00224E46">
            <w:rPr>
              <w:iCs/>
            </w:rPr>
            <w:delText xml:space="preserve">site of collapse and </w:delText>
          </w:r>
          <w:r w:rsidR="00D44094" w:rsidDel="00224E46">
            <w:rPr>
              <w:lang w:eastAsia="en-AU"/>
            </w:rPr>
            <w:delText xml:space="preserve">craniofacial </w:delText>
          </w:r>
        </w:del>
      </w:ins>
      <w:ins w:id="1149" w:author="Ahmad Abdulraheem M. Bamagoos" w:date="2019-05-18T12:30:00Z">
        <w:del w:id="1150" w:author="Sands, Scott A.,Ph.D. [2]" w:date="2019-06-07T12:06:00Z">
          <w:r w:rsidR="00C95EA2" w:rsidDel="00224E46">
            <w:rPr>
              <w:lang w:eastAsia="en-AU"/>
            </w:rPr>
            <w:delText>measurements</w:delText>
          </w:r>
        </w:del>
      </w:ins>
      <w:ins w:id="1151" w:author="Ahmad Abdulraheem M. Bamagoos" w:date="2019-05-18T12:26:00Z">
        <w:del w:id="1152" w:author="Sands, Scott A.,Ph.D. [2]" w:date="2019-06-07T12:06:00Z">
          <w:r w:rsidR="00D44094" w:rsidDel="00224E46">
            <w:rPr>
              <w:iCs/>
            </w:rPr>
            <w:delText>)</w:delText>
          </w:r>
        </w:del>
      </w:ins>
      <w:ins w:id="1153" w:author="Ahmad Abdulraheem M. Bamagoos" w:date="2019-05-18T12:24:00Z">
        <w:del w:id="1154" w:author="Sands, Scott A.,Ph.D. [2]" w:date="2019-06-07T12:06:00Z">
          <w:r w:rsidR="00C05453" w:rsidDel="00224E46">
            <w:rPr>
              <w:iCs/>
            </w:rPr>
            <w:delText xml:space="preserve"> may improve the </w:delText>
          </w:r>
        </w:del>
      </w:ins>
      <w:ins w:id="1155" w:author="Ahmad Abdulraheem M. Bamagoos" w:date="2019-05-18T12:25:00Z">
        <w:del w:id="1156" w:author="Sands, Scott A.,Ph.D. [2]" w:date="2019-06-07T12:06:00Z">
          <w:r w:rsidR="00C05453" w:rsidDel="00224E46">
            <w:rPr>
              <w:iCs/>
            </w:rPr>
            <w:delText xml:space="preserve">model’s </w:delText>
          </w:r>
        </w:del>
      </w:ins>
      <w:ins w:id="1157" w:author="Ahmad Abdulraheem M. Bamagoos" w:date="2019-05-18T12:24:00Z">
        <w:del w:id="1158" w:author="Sands, Scott A.,Ph.D. [2]" w:date="2019-06-07T12:06:00Z">
          <w:r w:rsidR="00C05453" w:rsidDel="00224E46">
            <w:rPr>
              <w:iCs/>
            </w:rPr>
            <w:delText>predictive performance.</w:delText>
          </w:r>
        </w:del>
      </w:ins>
      <w:ins w:id="1159" w:author="Ahmad Abdulraheem M. Bamagoos" w:date="2019-05-18T12:27:00Z">
        <w:del w:id="1160" w:author="Sands, Scott A.,Ph.D. [2]" w:date="2019-06-07T12:06:00Z">
          <w:r w:rsidR="00D44094" w:rsidDel="00224E46">
            <w:rPr>
              <w:iCs/>
            </w:rPr>
            <w:delText xml:space="preserve"> </w:delText>
          </w:r>
        </w:del>
      </w:ins>
      <w:ins w:id="1161" w:author="Ahmad Abdulraheem M. Bamagoos" w:date="2019-05-18T12:29:00Z">
        <w:del w:id="1162" w:author="Sands, Scott A.,Ph.D. [2]" w:date="2019-06-07T12:06:00Z">
          <w:r w:rsidR="00D44094" w:rsidDel="00224E46">
            <w:rPr>
              <w:iCs/>
            </w:rPr>
            <w:delText>Additionally</w:delText>
          </w:r>
        </w:del>
      </w:ins>
      <w:ins w:id="1163" w:author="Ahmad Abdulraheem M. Bamagoos" w:date="2019-05-18T12:27:00Z">
        <w:del w:id="1164" w:author="Sands, Scott A.,Ph.D. [2]" w:date="2019-06-07T12:06:00Z">
          <w:r w:rsidR="00D44094" w:rsidDel="00224E46">
            <w:rPr>
              <w:iCs/>
            </w:rPr>
            <w:delText>,</w:delText>
          </w:r>
        </w:del>
      </w:ins>
      <w:ins w:id="1165" w:author="Ahmad Abdulraheem M. Bamagoos" w:date="2019-05-18T12:28:00Z">
        <w:del w:id="1166" w:author="Sands, Scott A.,Ph.D. [2]" w:date="2019-06-07T12:06:00Z">
          <w:r w:rsidR="00D44094" w:rsidDel="00224E46">
            <w:rPr>
              <w:iCs/>
            </w:rPr>
            <w:delText xml:space="preserve"> night-to-night robustness of OSA traits </w:delText>
          </w:r>
        </w:del>
      </w:ins>
      <w:ins w:id="1167" w:author="Ahmad Abdulraheem M. Bamagoos" w:date="2019-05-18T12:09:00Z">
        <w:del w:id="1168" w:author="Sands, Scott A.,Ph.D. [2]" w:date="2019-06-07T12:06:00Z">
          <w:r w:rsidR="00231FEE" w:rsidDel="00224E46">
            <w:rPr>
              <w:iCs/>
            </w:rPr>
            <w:delText>themselves</w:delText>
          </w:r>
        </w:del>
      </w:ins>
      <w:ins w:id="1169" w:author="Ahmad Abdulraheem M. Bamagoos" w:date="2019-05-18T12:30:00Z">
        <w:del w:id="1170" w:author="Sands, Scott A.,Ph.D. [2]" w:date="2019-06-07T12:06:00Z">
          <w:r w:rsidR="00C95EA2" w:rsidDel="00224E46">
            <w:rPr>
              <w:iCs/>
            </w:rPr>
            <w:delText xml:space="preserve"> is </w:delText>
          </w:r>
        </w:del>
      </w:ins>
      <w:ins w:id="1171" w:author="Ahmad Abdulraheem M. Bamagoos" w:date="2019-05-18T12:34:00Z">
        <w:del w:id="1172" w:author="Sands, Scott A.,Ph.D. [2]" w:date="2019-06-07T12:06:00Z">
          <w:r w:rsidR="005969B2" w:rsidDel="00224E46">
            <w:rPr>
              <w:iCs/>
            </w:rPr>
            <w:delText>questionable</w:delText>
          </w:r>
        </w:del>
      </w:ins>
      <w:ins w:id="1173" w:author="Ahmad Abdulraheem M. Bamagoos" w:date="2019-05-18T12:30:00Z">
        <w:del w:id="1174" w:author="Sands, Scott A.,Ph.D. [2]" w:date="2019-06-07T12:06:00Z">
          <w:r w:rsidR="00C95EA2" w:rsidDel="00224E46">
            <w:rPr>
              <w:iCs/>
            </w:rPr>
            <w:delText xml:space="preserve"> and require</w:delText>
          </w:r>
        </w:del>
      </w:ins>
      <w:ins w:id="1175" w:author="Ahmad Abdulraheem M. Bamagoos" w:date="2019-05-18T12:31:00Z">
        <w:del w:id="1176" w:author="Sands, Scott A.,Ph.D. [2]" w:date="2019-06-07T12:06:00Z">
          <w:r w:rsidR="00C95EA2" w:rsidDel="00224E46">
            <w:rPr>
              <w:iCs/>
            </w:rPr>
            <w:delText>s further investigation</w:delText>
          </w:r>
        </w:del>
      </w:ins>
      <w:ins w:id="1177" w:author="Ahmad Abdulraheem M. Bamagoos" w:date="2019-05-18T12:09:00Z">
        <w:del w:id="1178" w:author="Sands, Scott A.,Ph.D. [2]" w:date="2019-06-07T12:06:00Z">
          <w:r w:rsidR="00231FEE" w:rsidDel="00224E46">
            <w:rPr>
              <w:iCs/>
            </w:rPr>
            <w:delText>.</w:delText>
          </w:r>
        </w:del>
      </w:ins>
      <w:ins w:id="1179" w:author="Ahmad Abdulraheem M. Bamagoos" w:date="2019-05-18T13:03:00Z">
        <w:del w:id="1180" w:author="Sands, Scott A.,Ph.D. [2]" w:date="2019-06-07T12:06:00Z">
          <w:r w:rsidDel="00224E46">
            <w:rPr>
              <w:iCs/>
            </w:rPr>
            <w:delText xml:space="preserve"> </w:delText>
          </w:r>
        </w:del>
      </w:ins>
      <w:del w:id="1181" w:author="Sands, Scott A.,Ph.D. [2]" w:date="2019-06-07T12:06:00Z">
        <w:r w:rsidR="0077011C" w:rsidDel="00224E46">
          <w:rPr>
            <w:iCs/>
          </w:rPr>
          <w:delText xml:space="preserve">Thus, in “predicted non-responders” we would still </w:delText>
        </w:r>
        <w:r w:rsidR="0077011C" w:rsidRPr="0077011C" w:rsidDel="00224E46">
          <w:rPr>
            <w:iCs/>
          </w:rPr>
          <w:delText xml:space="preserve">consider </w:delText>
        </w:r>
        <w:r w:rsidR="0077011C" w:rsidDel="00224E46">
          <w:rPr>
            <w:iCs/>
          </w:rPr>
          <w:delText xml:space="preserve">oral appliance therapy as a </w:delText>
        </w:r>
        <w:r w:rsidR="0077011C" w:rsidRPr="0077011C" w:rsidDel="00224E46">
          <w:rPr>
            <w:iCs/>
          </w:rPr>
          <w:delText>secon</w:delText>
        </w:r>
        <w:r w:rsidR="0077011C" w:rsidDel="00224E46">
          <w:rPr>
            <w:iCs/>
          </w:rPr>
          <w:delText>d-line option in CPAP failures.</w:delText>
        </w:r>
      </w:del>
      <w:ins w:id="1182" w:author="Ahmad Abdulraheem M. Bamagoos" w:date="2019-05-18T12:22:00Z">
        <w:del w:id="1183" w:author="Sands, Scott A.,Ph.D. [2]" w:date="2019-06-07T12:06:00Z">
          <w:r w:rsidR="00C05453" w:rsidDel="00224E46">
            <w:rPr>
              <w:iCs/>
            </w:rPr>
            <w:delText xml:space="preserve"> </w:delText>
          </w:r>
        </w:del>
      </w:ins>
      <w:ins w:id="1184" w:author="Ahmad Abdulraheem M. Bamagoos" w:date="2019-05-21T13:32:00Z">
        <w:del w:id="1185" w:author="Sands, Scott A.,Ph.D. [2]" w:date="2019-06-07T12:06:00Z">
          <w:r w:rsidR="00AA1222" w:rsidDel="00224E46">
            <w:rPr>
              <w:lang w:eastAsia="en-AU"/>
            </w:rPr>
            <w:delText>None</w:delText>
          </w:r>
        </w:del>
      </w:ins>
      <w:ins w:id="1186" w:author="Ahmad Abdulraheem M. Bamagoos" w:date="2019-05-21T13:33:00Z">
        <w:del w:id="1187" w:author="Sands, Scott A.,Ph.D. [2]" w:date="2019-06-07T12:06:00Z">
          <w:r w:rsidR="00AA1222" w:rsidDel="00224E46">
            <w:rPr>
              <w:lang w:eastAsia="en-AU"/>
            </w:rPr>
            <w:delText>theless</w:delText>
          </w:r>
        </w:del>
      </w:ins>
      <w:ins w:id="1188" w:author="Ahmad Abdulraheem M. Bamagoos" w:date="2019-05-21T13:30:00Z">
        <w:del w:id="1189" w:author="Sands, Scott A.,Ph.D. [2]" w:date="2019-06-07T12:06:00Z">
          <w:r w:rsidR="00AA1222" w:rsidDel="00224E46">
            <w:rPr>
              <w:lang w:eastAsia="en-AU"/>
            </w:rPr>
            <w:delText>, the field is at a very early stage and not yet ready to employ true individualized prediction</w:delText>
          </w:r>
        </w:del>
      </w:ins>
      <w:ins w:id="1190" w:author="Peter Cistulli" w:date="2019-05-23T15:47:00Z">
        <w:del w:id="1191" w:author="Sands, Scott A.,Ph.D. [2]" w:date="2019-06-07T12:06:00Z">
          <w:r w:rsidR="00CC4128" w:rsidDel="00224E46">
            <w:rPr>
              <w:lang w:eastAsia="en-AU"/>
            </w:rPr>
            <w:delText>,</w:delText>
          </w:r>
        </w:del>
      </w:ins>
      <w:ins w:id="1192" w:author="Ahmad Abdulraheem M. Bamagoos" w:date="2019-05-21T13:30:00Z">
        <w:del w:id="1193" w:author="Sands, Scott A.,Ph.D. [2]" w:date="2019-06-07T12:06:00Z">
          <w:r w:rsidR="00AA1222" w:rsidDel="00224E46">
            <w:rPr>
              <w:lang w:eastAsia="en-AU"/>
            </w:rPr>
            <w:delText xml:space="preserve"> where accuracy is the appropriate measure. Indeed, at this stage it is unclear what level of accuracy is of clinical importance. Rather, the goal is to determine </w:delText>
          </w:r>
        </w:del>
      </w:ins>
      <w:ins w:id="1194" w:author="Ahmad Abdulraheem M. Bamagoos" w:date="2019-05-21T13:34:00Z">
        <w:del w:id="1195" w:author="Sands, Scott A.,Ph.D. [2]" w:date="2019-06-07T12:06:00Z">
          <w:r w:rsidR="00AA1222" w:rsidDel="00224E46">
            <w:rPr>
              <w:lang w:eastAsia="en-AU"/>
            </w:rPr>
            <w:delText xml:space="preserve">a </w:delText>
          </w:r>
        </w:del>
      </w:ins>
      <w:ins w:id="1196" w:author="Ahmad Abdulraheem M. Bamagoos" w:date="2019-05-21T13:32:00Z">
        <w:del w:id="1197" w:author="Sands, Scott A.,Ph.D. [2]" w:date="2019-06-07T12:06:00Z">
          <w:r w:rsidR="00AA1222" w:rsidDel="00224E46">
            <w:rPr>
              <w:lang w:eastAsia="en-AU"/>
            </w:rPr>
            <w:delText>traits</w:delText>
          </w:r>
        </w:del>
      </w:ins>
      <w:ins w:id="1198" w:author="Ahmad Abdulraheem M. Bamagoos" w:date="2019-05-21T13:30:00Z">
        <w:del w:id="1199" w:author="Sands, Scott A.,Ph.D. [2]" w:date="2019-06-07T12:06:00Z">
          <w:r w:rsidR="00AA1222" w:rsidDel="00224E46">
            <w:rPr>
              <w:lang w:eastAsia="en-AU"/>
            </w:rPr>
            <w:delText>-based subgroup that is particularly suitable for oral appliance therapy</w:delText>
          </w:r>
        </w:del>
      </w:ins>
      <w:ins w:id="1200" w:author="Ahmad Abdulraheem M. Bamagoos" w:date="2019-05-21T13:32:00Z">
        <w:del w:id="1201" w:author="Sands, Scott A.,Ph.D. [2]" w:date="2019-06-07T12:06:00Z">
          <w:r w:rsidR="00AA1222" w:rsidDel="00224E46">
            <w:rPr>
              <w:lang w:eastAsia="en-AU"/>
            </w:rPr>
            <w:delText>.</w:delText>
          </w:r>
        </w:del>
      </w:ins>
    </w:p>
    <w:p w14:paraId="679D0251" w14:textId="68C49273" w:rsidR="00723738" w:rsidRDefault="005F2363" w:rsidP="00090381">
      <w:pPr>
        <w:pStyle w:val="Body"/>
        <w:spacing w:line="480" w:lineRule="auto"/>
        <w:ind w:firstLine="720"/>
        <w:rPr>
          <w:iCs/>
        </w:rPr>
      </w:pPr>
      <w:r>
        <w:rPr>
          <w:iCs/>
        </w:rPr>
        <w:t xml:space="preserve">Our </w:t>
      </w:r>
      <w:r w:rsidR="00223B03">
        <w:rPr>
          <w:iCs/>
        </w:rPr>
        <w:t xml:space="preserve">automated </w:t>
      </w:r>
      <w:r>
        <w:rPr>
          <w:iCs/>
        </w:rPr>
        <w:t xml:space="preserve">method has </w:t>
      </w:r>
      <w:r w:rsidR="003367B6">
        <w:rPr>
          <w:iCs/>
        </w:rPr>
        <w:t xml:space="preserve">several </w:t>
      </w:r>
      <w:r>
        <w:rPr>
          <w:iCs/>
        </w:rPr>
        <w:t>advantages as a clinical tool</w:t>
      </w:r>
      <w:r w:rsidR="003367B6">
        <w:rPr>
          <w:iCs/>
        </w:rPr>
        <w:t xml:space="preserve"> for predicting outcomes</w:t>
      </w:r>
      <w:r>
        <w:rPr>
          <w:iCs/>
        </w:rPr>
        <w:t xml:space="preserve">. It is based on OSA endotypes, </w:t>
      </w:r>
      <w:r w:rsidR="008F09FE">
        <w:rPr>
          <w:iCs/>
        </w:rPr>
        <w:t xml:space="preserve">e.g. </w:t>
      </w:r>
      <w:r w:rsidR="003367B6">
        <w:rPr>
          <w:iCs/>
        </w:rPr>
        <w:t xml:space="preserve">rather than </w:t>
      </w:r>
      <w:r>
        <w:rPr>
          <w:iCs/>
        </w:rPr>
        <w:t>demographic factors</w:t>
      </w:r>
      <w:r w:rsidR="008F09FE">
        <w:rPr>
          <w:iCs/>
        </w:rPr>
        <w:t>,</w:t>
      </w:r>
      <w:r>
        <w:rPr>
          <w:iCs/>
        </w:rPr>
        <w:t xml:space="preserve"> and therefore has a </w:t>
      </w:r>
      <w:r w:rsidR="008F09FE">
        <w:rPr>
          <w:iCs/>
        </w:rPr>
        <w:t xml:space="preserve">close connection with the underlying mechanisms. </w:t>
      </w:r>
      <w:r w:rsidR="00223B03">
        <w:rPr>
          <w:iCs/>
        </w:rPr>
        <w:t>The</w:t>
      </w:r>
      <w:r w:rsidR="00223B03" w:rsidRPr="00223B03">
        <w:rPr>
          <w:iCs/>
        </w:rPr>
        <w:t xml:space="preserve"> </w:t>
      </w:r>
      <w:r w:rsidR="00223B03">
        <w:rPr>
          <w:iCs/>
        </w:rPr>
        <w:t>approach used here is inexpensive</w:t>
      </w:r>
      <w:r w:rsidR="00EE7CE6">
        <w:rPr>
          <w:iCs/>
        </w:rPr>
        <w:t>,</w:t>
      </w:r>
      <w:r w:rsidR="00223B03">
        <w:rPr>
          <w:iCs/>
        </w:rPr>
        <w:t xml:space="preserve"> </w:t>
      </w:r>
      <w:r w:rsidR="00EE7CE6">
        <w:rPr>
          <w:iCs/>
        </w:rPr>
        <w:t xml:space="preserve">not dependent on </w:t>
      </w:r>
      <w:r w:rsidR="00223B03">
        <w:rPr>
          <w:iCs/>
        </w:rPr>
        <w:t xml:space="preserve">specialized </w:t>
      </w:r>
      <w:r w:rsidR="00EE7CE6">
        <w:rPr>
          <w:iCs/>
        </w:rPr>
        <w:t>equipment</w:t>
      </w:r>
      <w:r w:rsidR="00223B03">
        <w:rPr>
          <w:iCs/>
        </w:rPr>
        <w:t xml:space="preserve"> or </w:t>
      </w:r>
      <w:r w:rsidR="00EE7CE6">
        <w:rPr>
          <w:iCs/>
        </w:rPr>
        <w:t xml:space="preserve">physiological interventions </w:t>
      </w:r>
      <w:r w:rsidR="00223B03">
        <w:rPr>
          <w:iCs/>
        </w:rPr>
        <w:t xml:space="preserve">and can produce results </w:t>
      </w:r>
      <w:r w:rsidR="00EE7CE6">
        <w:rPr>
          <w:iCs/>
        </w:rPr>
        <w:t>rapidly</w:t>
      </w:r>
      <w:r w:rsidR="00223B03">
        <w:rPr>
          <w:iCs/>
        </w:rPr>
        <w:t>.</w:t>
      </w:r>
      <w:r w:rsidR="00223B03" w:rsidRPr="00223B03">
        <w:rPr>
          <w:iCs/>
        </w:rPr>
        <w:t xml:space="preserve"> </w:t>
      </w:r>
      <w:del w:id="1202" w:author="Sands, Scott A.,Ph.D. [2]" w:date="2019-06-07T17:40:00Z">
        <w:r w:rsidR="004D787F" w:rsidDel="00B77366">
          <w:rPr>
            <w:iCs/>
          </w:rPr>
          <w:delText xml:space="preserve">Currently the method requires careful clinical scoring of respiratory events and arousals, which could theoretically be avoided </w:delText>
        </w:r>
        <w:r w:rsidR="00EE7CE6" w:rsidDel="00B77366">
          <w:rPr>
            <w:iCs/>
          </w:rPr>
          <w:delText xml:space="preserve">in future </w:delText>
        </w:r>
        <w:r w:rsidR="004D787F" w:rsidDel="00B77366">
          <w:rPr>
            <w:iCs/>
          </w:rPr>
          <w:delText xml:space="preserve">with the use of arousal scoring </w:delText>
        </w:r>
        <w:commentRangeStart w:id="1203"/>
        <w:r w:rsidR="004D787F" w:rsidDel="00B77366">
          <w:rPr>
            <w:iCs/>
          </w:rPr>
          <w:delText>algorithms</w:delText>
        </w:r>
        <w:commentRangeEnd w:id="1203"/>
        <w:r w:rsidR="00716B9E" w:rsidDel="00B77366">
          <w:rPr>
            <w:rStyle w:val="CommentReference"/>
            <w:szCs w:val="20"/>
            <w:lang w:val="x-none"/>
          </w:rPr>
          <w:commentReference w:id="1203"/>
        </w:r>
        <w:r w:rsidR="004D787F" w:rsidDel="00B77366">
          <w:rPr>
            <w:iCs/>
          </w:rPr>
          <w:delText xml:space="preserve">. </w:delText>
        </w:r>
      </w:del>
      <w:bookmarkStart w:id="1204" w:name="_Hlk10822163"/>
      <w:ins w:id="1205" w:author="Sands, Scott A.,Ph.D. [2]" w:date="2019-06-07T17:40:00Z">
        <w:r w:rsidR="00B77366" w:rsidRPr="00B77366">
          <w:rPr>
            <w:iCs/>
            <w:lang w:val="en-AU"/>
          </w:rPr>
          <w:t>The data used for analysis in the current study w</w:t>
        </w:r>
      </w:ins>
      <w:ins w:id="1206" w:author="Sands, Scott A.,Ph.D. [2]" w:date="2019-06-07T17:43:00Z">
        <w:r w:rsidR="00B77366">
          <w:rPr>
            <w:iCs/>
            <w:lang w:val="en-AU"/>
          </w:rPr>
          <w:t xml:space="preserve">ere also clinical in nature supporting </w:t>
        </w:r>
      </w:ins>
      <w:ins w:id="1207" w:author="Sands, Scott A.,Ph.D. [2]" w:date="2019-06-07T17:47:00Z">
        <w:r w:rsidR="00090381">
          <w:rPr>
            <w:iCs/>
            <w:lang w:val="en-AU"/>
          </w:rPr>
          <w:t xml:space="preserve">clinical generalizability and </w:t>
        </w:r>
      </w:ins>
      <w:ins w:id="1208" w:author="Sands, Scott A.,Ph.D. [2]" w:date="2019-06-07T17:43:00Z">
        <w:r w:rsidR="00B77366">
          <w:rPr>
            <w:iCs/>
            <w:lang w:val="en-AU"/>
          </w:rPr>
          <w:t xml:space="preserve">translatability of physiological endotypes. </w:t>
        </w:r>
        <w:r w:rsidR="00090381">
          <w:rPr>
            <w:iCs/>
            <w:lang w:val="en-AU"/>
          </w:rPr>
          <w:t>Dat</w:t>
        </w:r>
      </w:ins>
      <w:ins w:id="1209" w:author="Sands, Scott A.,Ph.D. [2]" w:date="2019-06-07T17:44:00Z">
        <w:r w:rsidR="00090381">
          <w:rPr>
            <w:iCs/>
            <w:lang w:val="en-AU"/>
          </w:rPr>
          <w:t xml:space="preserve">a were </w:t>
        </w:r>
      </w:ins>
      <w:ins w:id="1210" w:author="Sands, Scott A.,Ph.D. [2]" w:date="2019-06-07T17:40:00Z">
        <w:r w:rsidR="00B77366" w:rsidRPr="00B77366">
          <w:rPr>
            <w:iCs/>
            <w:lang w:val="en-AU"/>
          </w:rPr>
          <w:t xml:space="preserve">extracted from standard clinical sleep </w:t>
        </w:r>
      </w:ins>
      <w:ins w:id="1211" w:author="Sands, Scott A.,Ph.D. [2]" w:date="2019-06-07T17:41:00Z">
        <w:r w:rsidR="00B77366">
          <w:rPr>
            <w:iCs/>
            <w:lang w:val="en-AU"/>
          </w:rPr>
          <w:t>stud</w:t>
        </w:r>
      </w:ins>
      <w:ins w:id="1212" w:author="Sands, Scott A.,Ph.D. [2]" w:date="2019-06-07T17:44:00Z">
        <w:r w:rsidR="00090381">
          <w:rPr>
            <w:iCs/>
            <w:lang w:val="en-AU"/>
          </w:rPr>
          <w:t>ies</w:t>
        </w:r>
      </w:ins>
      <w:ins w:id="1213" w:author="Sands, Scott A.,Ph.D. [2]" w:date="2019-06-07T17:40:00Z">
        <w:r w:rsidR="00B77366" w:rsidRPr="00B77366">
          <w:rPr>
            <w:iCs/>
            <w:lang w:val="en-AU"/>
          </w:rPr>
          <w:t xml:space="preserve"> (rather than research </w:t>
        </w:r>
      </w:ins>
      <w:ins w:id="1214" w:author="Sands, Scott A.,Ph.D. [2]" w:date="2019-06-07T17:41:00Z">
        <w:r w:rsidR="00B77366">
          <w:rPr>
            <w:iCs/>
            <w:lang w:val="en-AU"/>
          </w:rPr>
          <w:t>stud</w:t>
        </w:r>
      </w:ins>
      <w:ins w:id="1215" w:author="Sands, Scott A.,Ph.D. [2]" w:date="2019-06-07T17:44:00Z">
        <w:r w:rsidR="00090381">
          <w:rPr>
            <w:iCs/>
            <w:lang w:val="en-AU"/>
          </w:rPr>
          <w:t>ies</w:t>
        </w:r>
      </w:ins>
      <w:ins w:id="1216" w:author="Sands, Scott A.,Ph.D. [2]" w:date="2019-06-07T17:40:00Z">
        <w:r w:rsidR="00B77366" w:rsidRPr="00B77366">
          <w:rPr>
            <w:iCs/>
            <w:lang w:val="en-AU"/>
          </w:rPr>
          <w:t xml:space="preserve">) acquired by a commercially-available sleep recording system (Profusion PSG, </w:t>
        </w:r>
        <w:proofErr w:type="spellStart"/>
        <w:r w:rsidR="00B77366" w:rsidRPr="00B77366">
          <w:rPr>
            <w:iCs/>
            <w:lang w:val="en-AU"/>
          </w:rPr>
          <w:t>Compumedics</w:t>
        </w:r>
        <w:proofErr w:type="spellEnd"/>
        <w:r w:rsidR="00B77366" w:rsidRPr="00B77366">
          <w:rPr>
            <w:iCs/>
            <w:lang w:val="en-AU"/>
          </w:rPr>
          <w:t xml:space="preserve"> Ltd., Australia). Since the analysis </w:t>
        </w:r>
        <w:r w:rsidR="00B77366">
          <w:rPr>
            <w:iCs/>
            <w:lang w:val="en-AU"/>
          </w:rPr>
          <w:t>wa</w:t>
        </w:r>
        <w:r w:rsidR="00B77366" w:rsidRPr="00B77366">
          <w:rPr>
            <w:iCs/>
            <w:lang w:val="en-AU"/>
          </w:rPr>
          <w:t xml:space="preserve">s retrospective, there was no opportunity to pay </w:t>
        </w:r>
      </w:ins>
      <w:ins w:id="1217" w:author="Sands, Scott A.,Ph.D. [2]" w:date="2019-06-07T17:44:00Z">
        <w:r w:rsidR="00090381">
          <w:rPr>
            <w:iCs/>
            <w:lang w:val="en-AU"/>
          </w:rPr>
          <w:t>extraordinary</w:t>
        </w:r>
      </w:ins>
      <w:ins w:id="1218" w:author="Sands, Scott A.,Ph.D. [2]" w:date="2019-06-07T17:40:00Z">
        <w:r w:rsidR="00B77366" w:rsidRPr="00B77366">
          <w:rPr>
            <w:iCs/>
            <w:lang w:val="en-AU"/>
          </w:rPr>
          <w:t xml:space="preserve"> attention to nasal pressure quality beyond </w:t>
        </w:r>
      </w:ins>
      <w:ins w:id="1219" w:author="Sands, Scott A.,Ph.D. [2]" w:date="2019-06-07T17:45:00Z">
        <w:r w:rsidR="00090381">
          <w:rPr>
            <w:iCs/>
            <w:lang w:val="en-AU"/>
          </w:rPr>
          <w:t xml:space="preserve">AASM </w:t>
        </w:r>
      </w:ins>
      <w:ins w:id="1220" w:author="Sands, Scott A.,Ph.D. [2]" w:date="2019-06-07T17:40:00Z">
        <w:r w:rsidR="00B77366" w:rsidRPr="00B77366">
          <w:rPr>
            <w:iCs/>
            <w:lang w:val="en-AU"/>
          </w:rPr>
          <w:lastRenderedPageBreak/>
          <w:t>standards</w:t>
        </w:r>
      </w:ins>
      <w:ins w:id="1221" w:author="Sands, Scott A.,Ph.D. [2]" w:date="2019-06-07T17:42:00Z">
        <w:r w:rsidR="00B77366">
          <w:rPr>
            <w:iCs/>
            <w:lang w:val="en-AU"/>
          </w:rPr>
          <w:t xml:space="preserve"> (unfiltered nasal pressure)</w:t>
        </w:r>
      </w:ins>
      <w:ins w:id="1222" w:author="Sands, Scott A.,Ph.D. [2]" w:date="2019-06-07T17:40:00Z">
        <w:r w:rsidR="00B77366" w:rsidRPr="00B77366">
          <w:rPr>
            <w:iCs/>
            <w:lang w:val="en-AU"/>
          </w:rPr>
          <w:t xml:space="preserve">. Thus, </w:t>
        </w:r>
      </w:ins>
      <w:ins w:id="1223" w:author="Sands, Scott A.,Ph.D. [2]" w:date="2019-06-07T17:45:00Z">
        <w:r w:rsidR="00090381">
          <w:rPr>
            <w:iCs/>
            <w:lang w:val="en-AU"/>
          </w:rPr>
          <w:t xml:space="preserve">the remaining obstacles </w:t>
        </w:r>
      </w:ins>
      <w:ins w:id="1224" w:author="Sands, Scott A.,Ph.D. [2]" w:date="2019-06-07T17:47:00Z">
        <w:r w:rsidR="00090381">
          <w:rPr>
            <w:iCs/>
            <w:lang w:val="en-AU"/>
          </w:rPr>
          <w:t xml:space="preserve">for more widespread include </w:t>
        </w:r>
      </w:ins>
      <w:ins w:id="1225" w:author="Sands, Scott A.,Ph.D. [2]" w:date="2019-06-07T17:46:00Z">
        <w:r w:rsidR="00090381">
          <w:rPr>
            <w:iCs/>
            <w:lang w:val="en-AU"/>
          </w:rPr>
          <w:t xml:space="preserve">1) </w:t>
        </w:r>
      </w:ins>
      <w:ins w:id="1226" w:author="Sands, Scott A.,Ph.D. [2]" w:date="2019-06-07T17:47:00Z">
        <w:r w:rsidR="00090381">
          <w:rPr>
            <w:iCs/>
            <w:lang w:val="en-AU"/>
          </w:rPr>
          <w:t xml:space="preserve">incorporation of </w:t>
        </w:r>
        <w:proofErr w:type="spellStart"/>
        <w:r w:rsidR="00090381">
          <w:rPr>
            <w:iCs/>
            <w:lang w:val="en-AU"/>
          </w:rPr>
          <w:t>endotyping</w:t>
        </w:r>
        <w:proofErr w:type="spellEnd"/>
        <w:r w:rsidR="00090381">
          <w:rPr>
            <w:iCs/>
            <w:lang w:val="en-AU"/>
          </w:rPr>
          <w:t xml:space="preserve"> methods i</w:t>
        </w:r>
      </w:ins>
      <w:ins w:id="1227" w:author="Sands, Scott A.,Ph.D. [2]" w:date="2019-06-07T17:48:00Z">
        <w:r w:rsidR="00090381">
          <w:rPr>
            <w:iCs/>
            <w:lang w:val="en-AU"/>
          </w:rPr>
          <w:t xml:space="preserve">nto </w:t>
        </w:r>
      </w:ins>
      <w:ins w:id="1228" w:author="Sands, Scott A.,Ph.D. [2]" w:date="2019-06-07T17:46:00Z">
        <w:r w:rsidR="00090381">
          <w:rPr>
            <w:iCs/>
            <w:lang w:val="en-AU"/>
          </w:rPr>
          <w:t xml:space="preserve">commercial </w:t>
        </w:r>
      </w:ins>
      <w:ins w:id="1229" w:author="Sands, Scott A.,Ph.D. [2]" w:date="2019-06-07T17:45:00Z">
        <w:r w:rsidR="00090381">
          <w:rPr>
            <w:iCs/>
            <w:lang w:val="en-AU"/>
          </w:rPr>
          <w:t>systems</w:t>
        </w:r>
      </w:ins>
      <w:ins w:id="1230" w:author="Sands, Scott A.,Ph.D. [2]" w:date="2019-06-07T17:46:00Z">
        <w:r w:rsidR="00090381">
          <w:rPr>
            <w:iCs/>
            <w:lang w:val="en-AU"/>
          </w:rPr>
          <w:t>, and 2)</w:t>
        </w:r>
      </w:ins>
      <w:ins w:id="1231" w:author="Sands, Scott A.,Ph.D. [2]" w:date="2019-06-07T17:45:00Z">
        <w:r w:rsidR="00090381">
          <w:rPr>
            <w:iCs/>
            <w:lang w:val="en-AU"/>
          </w:rPr>
          <w:t xml:space="preserve"> </w:t>
        </w:r>
      </w:ins>
      <w:ins w:id="1232" w:author="Sands, Scott A.,Ph.D. [2]" w:date="2019-06-07T17:48:00Z">
        <w:r w:rsidR="00090381">
          <w:rPr>
            <w:iCs/>
            <w:lang w:val="en-AU"/>
          </w:rPr>
          <w:t xml:space="preserve">the need </w:t>
        </w:r>
      </w:ins>
      <w:ins w:id="1233" w:author="Sands, Scott A.,Ph.D. [2]" w:date="2019-06-07T17:40:00Z">
        <w:r w:rsidR="00B77366" w:rsidRPr="00B77366">
          <w:rPr>
            <w:iCs/>
            <w:lang w:val="en-AU"/>
          </w:rPr>
          <w:t>re-scoring of arousal</w:t>
        </w:r>
        <w:r w:rsidR="00B77366">
          <w:rPr>
            <w:iCs/>
            <w:lang w:val="en-AU"/>
          </w:rPr>
          <w:t xml:space="preserve"> timing</w:t>
        </w:r>
        <w:r w:rsidR="00B77366" w:rsidRPr="00B77366">
          <w:rPr>
            <w:iCs/>
            <w:lang w:val="en-AU"/>
          </w:rPr>
          <w:t xml:space="preserve"> (not </w:t>
        </w:r>
      </w:ins>
      <w:ins w:id="1234" w:author="Sands, Scott A.,Ph.D. [2]" w:date="2019-06-07T17:41:00Z">
        <w:r w:rsidR="00B77366">
          <w:rPr>
            <w:iCs/>
            <w:lang w:val="en-AU"/>
          </w:rPr>
          <w:t>performed</w:t>
        </w:r>
      </w:ins>
      <w:ins w:id="1235" w:author="Sands, Scott A.,Ph.D. [2]" w:date="2019-06-07T17:40:00Z">
        <w:r w:rsidR="00B77366" w:rsidRPr="00B77366">
          <w:rPr>
            <w:iCs/>
            <w:lang w:val="en-AU"/>
          </w:rPr>
          <w:t xml:space="preserve"> clinically)</w:t>
        </w:r>
      </w:ins>
      <w:ins w:id="1236" w:author="Sands, Scott A.,Ph.D. [2]" w:date="2019-06-07T17:48:00Z">
        <w:r w:rsidR="00090381">
          <w:rPr>
            <w:iCs/>
            <w:lang w:val="en-AU"/>
          </w:rPr>
          <w:t>;</w:t>
        </w:r>
      </w:ins>
      <w:ins w:id="1237" w:author="Sands, Scott A.,Ph.D. [2]" w:date="2019-06-07T17:46:00Z">
        <w:r w:rsidR="00090381">
          <w:rPr>
            <w:iCs/>
            <w:lang w:val="en-AU"/>
          </w:rPr>
          <w:t xml:space="preserve"> neither are insurmountable.</w:t>
        </w:r>
        <w:r w:rsidR="00090381" w:rsidDel="00090381">
          <w:rPr>
            <w:iCs/>
          </w:rPr>
          <w:t xml:space="preserve"> </w:t>
        </w:r>
      </w:ins>
      <w:bookmarkEnd w:id="1204"/>
      <w:ins w:id="1238" w:author="Ahmad Abdulraheem M. Bamagoos" w:date="2019-05-18T00:30:00Z">
        <w:del w:id="1239" w:author="Sands, Scott A.,Ph.D. [2]" w:date="2019-06-07T17:46:00Z">
          <w:r w:rsidR="002176F3" w:rsidDel="00090381">
            <w:rPr>
              <w:iCs/>
            </w:rPr>
            <w:delText xml:space="preserve">Other challenges for this method include </w:delText>
          </w:r>
          <w:r w:rsidR="002176F3" w:rsidDel="00090381">
            <w:rPr>
              <w:lang w:eastAsia="en-AU"/>
            </w:rPr>
            <w:delText>incorporation of the house-built software into the existing recording system</w:delText>
          </w:r>
        </w:del>
      </w:ins>
      <w:ins w:id="1240" w:author="Ahmad Abdulraheem M. Bamagoos" w:date="2019-05-18T00:31:00Z">
        <w:del w:id="1241" w:author="Sands, Scott A.,Ph.D. [2]" w:date="2019-06-07T17:46:00Z">
          <w:r w:rsidR="002176F3" w:rsidDel="00090381">
            <w:rPr>
              <w:lang w:eastAsia="en-AU"/>
            </w:rPr>
            <w:delText>s</w:delText>
          </w:r>
        </w:del>
      </w:ins>
      <w:ins w:id="1242" w:author="Ahmad Abdulraheem M. Bamagoos" w:date="2019-05-18T00:30:00Z">
        <w:del w:id="1243" w:author="Sands, Scott A.,Ph.D. [2]" w:date="2019-06-07T17:46:00Z">
          <w:r w:rsidR="002176F3" w:rsidDel="00090381">
            <w:rPr>
              <w:lang w:eastAsia="en-AU"/>
            </w:rPr>
            <w:delText xml:space="preserve"> and following AASM recommendations regarding DC-coupled nasal pressure airflow</w:delText>
          </w:r>
        </w:del>
      </w:ins>
      <w:ins w:id="1244" w:author="Ahmad Abdulraheem M. Bamagoos" w:date="2019-05-18T00:31:00Z">
        <w:del w:id="1245" w:author="Sands, Scott A.,Ph.D. [2]" w:date="2019-06-07T17:46:00Z">
          <w:r w:rsidR="002176F3" w:rsidDel="00090381">
            <w:rPr>
              <w:lang w:eastAsia="en-AU"/>
            </w:rPr>
            <w:delText>.</w:delText>
          </w:r>
        </w:del>
      </w:ins>
      <w:ins w:id="1246" w:author="Ahmad Abdulraheem M. Bamagoos" w:date="2019-05-18T00:30:00Z">
        <w:del w:id="1247" w:author="Sands, Scott A.,Ph.D. [2]" w:date="2019-06-07T17:46:00Z">
          <w:r w:rsidR="002176F3" w:rsidDel="00090381">
            <w:rPr>
              <w:iCs/>
            </w:rPr>
            <w:delText xml:space="preserve"> </w:delText>
          </w:r>
        </w:del>
      </w:ins>
      <w:ins w:id="1248" w:author="Ahmad Abdulraheem M. Bamagoos" w:date="2019-05-18T00:31:00Z">
        <w:del w:id="1249" w:author="Sands, Scott A.,Ph.D. [2]" w:date="2019-06-07T17:46:00Z">
          <w:r w:rsidR="002176F3" w:rsidDel="00090381">
            <w:rPr>
              <w:iCs/>
            </w:rPr>
            <w:delText xml:space="preserve">Despite </w:delText>
          </w:r>
        </w:del>
      </w:ins>
      <w:ins w:id="1250" w:author="Ahmad Abdulraheem M. Bamagoos" w:date="2019-05-16T12:45:00Z">
        <w:del w:id="1251" w:author="Sands, Scott A.,Ph.D. [2]" w:date="2019-06-07T17:46:00Z">
          <w:r w:rsidR="00EE4407" w:rsidDel="00090381">
            <w:rPr>
              <w:lang w:eastAsia="en-AU"/>
            </w:rPr>
            <w:delText xml:space="preserve">barriers, </w:delText>
          </w:r>
        </w:del>
      </w:ins>
      <w:ins w:id="1252" w:author="Ahmad Abdulraheem M. Bamagoos" w:date="2019-05-18T13:56:00Z">
        <w:del w:id="1253" w:author="Sands, Scott A.,Ph.D. [2]" w:date="2019-06-07T17:46:00Z">
          <w:r w:rsidR="00B9526C" w:rsidDel="00090381">
            <w:rPr>
              <w:lang w:eastAsia="en-AU"/>
            </w:rPr>
            <w:delText xml:space="preserve">we consider </w:delText>
          </w:r>
        </w:del>
      </w:ins>
      <w:ins w:id="1254" w:author="Ahmad Abdulraheem M. Bamagoos" w:date="2019-05-16T12:45:00Z">
        <w:del w:id="1255" w:author="Sands, Scott A.,Ph.D. [2]" w:date="2019-06-07T17:46:00Z">
          <w:r w:rsidR="00EE4407" w:rsidDel="00090381">
            <w:rPr>
              <w:lang w:eastAsia="en-AU"/>
            </w:rPr>
            <w:delText xml:space="preserve">none </w:delText>
          </w:r>
        </w:del>
      </w:ins>
      <w:ins w:id="1256" w:author="Ahmad Abdulraheem M. Bamagoos" w:date="2019-05-16T12:47:00Z">
        <w:del w:id="1257" w:author="Sands, Scott A.,Ph.D. [2]" w:date="2019-06-07T17:46:00Z">
          <w:r w:rsidR="00EE4407" w:rsidDel="00090381">
            <w:rPr>
              <w:lang w:eastAsia="en-AU"/>
            </w:rPr>
            <w:delText xml:space="preserve">of these </w:delText>
          </w:r>
        </w:del>
      </w:ins>
      <w:ins w:id="1258" w:author="Ahmad Abdulraheem M. Bamagoos" w:date="2019-05-16T12:45:00Z">
        <w:del w:id="1259" w:author="Sands, Scott A.,Ph.D. [2]" w:date="2019-06-07T17:46:00Z">
          <w:r w:rsidR="00EE4407" w:rsidDel="00090381">
            <w:rPr>
              <w:lang w:eastAsia="en-AU"/>
            </w:rPr>
            <w:delText>are insurmountable</w:delText>
          </w:r>
        </w:del>
      </w:ins>
      <w:ins w:id="1260" w:author="Ahmad Abdulraheem M. Bamagoos" w:date="2019-05-16T12:47:00Z">
        <w:del w:id="1261" w:author="Sands, Scott A.,Ph.D. [2]" w:date="2019-06-07T17:46:00Z">
          <w:r w:rsidR="00EE4407" w:rsidDel="00090381">
            <w:rPr>
              <w:lang w:eastAsia="en-AU"/>
            </w:rPr>
            <w:delText>.</w:delText>
          </w:r>
        </w:del>
      </w:ins>
      <w:ins w:id="1262" w:author="Ahmad Abdulraheem M. Bamagoos" w:date="2019-05-18T00:31:00Z">
        <w:del w:id="1263" w:author="Sands, Scott A.,Ph.D. [2]" w:date="2019-06-07T17:46:00Z">
          <w:r w:rsidR="00B20476" w:rsidDel="00090381">
            <w:rPr>
              <w:lang w:eastAsia="en-AU"/>
            </w:rPr>
            <w:delText xml:space="preserve"> </w:delText>
          </w:r>
        </w:del>
      </w:ins>
      <w:ins w:id="1264" w:author="Ahmad Abdulraheem M. Bamagoos" w:date="2019-06-04T00:25:00Z">
        <w:del w:id="1265" w:author="Sands, Scott A.,Ph.D. [2]" w:date="2019-06-07T17:46:00Z">
          <w:r w:rsidR="00794468" w:rsidDel="00090381">
            <w:rPr>
              <w:lang w:eastAsia="en-AU"/>
            </w:rPr>
            <w:delText>W</w:delText>
          </w:r>
        </w:del>
      </w:ins>
      <w:ins w:id="1266" w:author="Ahmad Abdulraheem M. Bamagoos" w:date="2019-06-04T00:20:00Z">
        <w:del w:id="1267" w:author="Sands, Scott A.,Ph.D. [2]" w:date="2019-06-07T17:46:00Z">
          <w:r w:rsidR="00794468" w:rsidDel="00090381">
            <w:rPr>
              <w:lang w:eastAsia="en-AU"/>
            </w:rPr>
            <w:delText xml:space="preserve">e </w:delText>
          </w:r>
        </w:del>
      </w:ins>
      <w:ins w:id="1268" w:author="Ahmad Abdulraheem M. Bamagoos" w:date="2019-06-04T00:25:00Z">
        <w:del w:id="1269" w:author="Sands, Scott A.,Ph.D. [2]" w:date="2019-06-07T17:46:00Z">
          <w:r w:rsidR="00794468" w:rsidDel="00090381">
            <w:rPr>
              <w:lang w:eastAsia="en-AU"/>
            </w:rPr>
            <w:delText xml:space="preserve">also </w:delText>
          </w:r>
        </w:del>
      </w:ins>
      <w:ins w:id="1270" w:author="Ahmad Abdulraheem M. Bamagoos" w:date="2019-06-04T00:20:00Z">
        <w:del w:id="1271" w:author="Sands, Scott A.,Ph.D. [2]" w:date="2019-06-07T17:46:00Z">
          <w:r w:rsidR="00794468" w:rsidDel="00090381">
            <w:rPr>
              <w:lang w:eastAsia="en-AU"/>
            </w:rPr>
            <w:delText>believe that the findings are highly generalizable to sleep clinic patients and methods, and that the algorithm has strong potential for translation into clinical practice.</w:delText>
          </w:r>
        </w:del>
      </w:ins>
      <w:del w:id="1272" w:author="Ahmad Abdulraheem M. Bamagoos" w:date="2019-06-04T00:20:00Z">
        <w:r w:rsidR="00223B03" w:rsidDel="00794468">
          <w:rPr>
            <w:iCs/>
          </w:rPr>
          <w:delText xml:space="preserve">Hence, </w:delText>
        </w:r>
        <w:r w:rsidR="00EE7CE6" w:rsidDel="00794468">
          <w:rPr>
            <w:iCs/>
          </w:rPr>
          <w:delText xml:space="preserve">clinical </w:delText>
        </w:r>
        <w:r w:rsidR="00223B03" w:rsidDel="00794468">
          <w:rPr>
            <w:iCs/>
          </w:rPr>
          <w:delText xml:space="preserve">implementation of this approach for </w:delText>
        </w:r>
        <w:r w:rsidR="00EE7CE6" w:rsidDel="00794468">
          <w:rPr>
            <w:iCs/>
          </w:rPr>
          <w:delText xml:space="preserve">making </w:delText>
        </w:r>
        <w:r w:rsidR="007D34D7" w:rsidDel="00794468">
          <w:rPr>
            <w:iCs/>
          </w:rPr>
          <w:delText>endotype</w:delText>
        </w:r>
        <w:r w:rsidR="00EE7CE6" w:rsidDel="00794468">
          <w:rPr>
            <w:iCs/>
          </w:rPr>
          <w:delText>-based treatment recommendations is feasible.</w:delText>
        </w:r>
      </w:del>
    </w:p>
    <w:p w14:paraId="08D84DAE" w14:textId="50792769" w:rsidR="005F2363" w:rsidRDefault="005F2363" w:rsidP="0014271E">
      <w:pPr>
        <w:pStyle w:val="Body"/>
        <w:spacing w:line="480" w:lineRule="auto"/>
        <w:ind w:firstLine="720"/>
        <w:rPr>
          <w:iCs/>
        </w:rPr>
      </w:pPr>
    </w:p>
    <w:p w14:paraId="05F83EFD" w14:textId="0C88469C" w:rsidR="005547E8" w:rsidRPr="00712269" w:rsidRDefault="00047EB7" w:rsidP="00892B68">
      <w:pPr>
        <w:pStyle w:val="Heading2"/>
      </w:pPr>
      <w:r w:rsidRPr="00712269">
        <w:t>Methodological Considerations</w:t>
      </w:r>
    </w:p>
    <w:p w14:paraId="083C91DF" w14:textId="021CF8D1" w:rsidR="00E82CB8" w:rsidRDefault="00223B03">
      <w:pPr>
        <w:pStyle w:val="Body"/>
        <w:spacing w:line="480" w:lineRule="auto"/>
        <w:rPr>
          <w:ins w:id="1273" w:author="Sands, Scott A.,Ph.D. [2]" w:date="2019-06-07T15:51:00Z"/>
          <w:iCs/>
        </w:rPr>
      </w:pPr>
      <w:r>
        <w:rPr>
          <w:iCs/>
        </w:rPr>
        <w:t>There are several limitations of our work. We emphasize that the</w:t>
      </w:r>
      <w:r w:rsidR="00097047">
        <w:rPr>
          <w:iCs/>
        </w:rPr>
        <w:t xml:space="preserve"> </w:t>
      </w:r>
      <w:proofErr w:type="spellStart"/>
      <w:r w:rsidR="004D787F">
        <w:rPr>
          <w:iCs/>
        </w:rPr>
        <w:t>endotypic</w:t>
      </w:r>
      <w:proofErr w:type="spellEnd"/>
      <w:r w:rsidR="004D787F">
        <w:rPr>
          <w:iCs/>
        </w:rPr>
        <w:t xml:space="preserve"> </w:t>
      </w:r>
      <w:r w:rsidR="00097047">
        <w:rPr>
          <w:iCs/>
        </w:rPr>
        <w:t>traits</w:t>
      </w:r>
      <w:r>
        <w:rPr>
          <w:iCs/>
        </w:rPr>
        <w:t xml:space="preserve"> </w:t>
      </w:r>
      <w:r w:rsidR="004D787F">
        <w:rPr>
          <w:iCs/>
        </w:rPr>
        <w:t>described here</w:t>
      </w:r>
      <w:r>
        <w:rPr>
          <w:iCs/>
        </w:rPr>
        <w:t xml:space="preserve"> </w:t>
      </w:r>
      <w:r w:rsidR="004D787F">
        <w:rPr>
          <w:iCs/>
        </w:rPr>
        <w:t>a</w:t>
      </w:r>
      <w:r>
        <w:rPr>
          <w:iCs/>
        </w:rPr>
        <w:t xml:space="preserve">re not based on gold standard measurements but rather </w:t>
      </w:r>
      <w:r w:rsidR="004D787F">
        <w:rPr>
          <w:iCs/>
        </w:rPr>
        <w:t>estimated</w:t>
      </w:r>
      <w:r>
        <w:rPr>
          <w:iCs/>
        </w:rPr>
        <w:t xml:space="preserve"> from a nasal pressure surrogate of ventilatory </w:t>
      </w:r>
      <w:r w:rsidR="00555BD2">
        <w:rPr>
          <w:iCs/>
        </w:rPr>
        <w:t>air</w:t>
      </w:r>
      <w:r>
        <w:rPr>
          <w:iCs/>
        </w:rPr>
        <w:t>flow and a mathematically-estimated ventilatory drive signal</w:t>
      </w:r>
      <w:r w:rsidR="00B32ECC">
        <w:rPr>
          <w:iCs/>
        </w:rPr>
        <w:t>.</w:t>
      </w:r>
      <w:r>
        <w:rPr>
          <w:iCs/>
        </w:rPr>
        <w:t xml:space="preserve"> </w:t>
      </w:r>
      <w:del w:id="1274" w:author="Ahmad Abdulraheem M. Bamagoos" w:date="2019-05-18T00:00:00Z">
        <w:r w:rsidR="00B32ECC" w:rsidDel="00143FAA">
          <w:rPr>
            <w:iCs/>
          </w:rPr>
          <w:delText>N</w:delText>
        </w:r>
        <w:r w:rsidDel="00143FAA">
          <w:rPr>
            <w:iCs/>
          </w:rPr>
          <w:delText xml:space="preserve">onetheless, the </w:delText>
        </w:r>
      </w:del>
      <w:del w:id="1275" w:author="Ahmad Abdulraheem M. Bamagoos" w:date="2019-05-17T23:58:00Z">
        <w:r w:rsidDel="00143FAA">
          <w:rPr>
            <w:iCs/>
          </w:rPr>
          <w:delText>measure</w:delText>
        </w:r>
        <w:r w:rsidR="00FB1722" w:rsidDel="00143FAA">
          <w:rPr>
            <w:iCs/>
          </w:rPr>
          <w:delText>ment</w:delText>
        </w:r>
        <w:r w:rsidDel="00143FAA">
          <w:rPr>
            <w:iCs/>
          </w:rPr>
          <w:delText>s correlated with gold standard values in previous studies</w:delText>
        </w:r>
      </w:del>
      <w:del w:id="1276" w:author="Ahmad Abdulraheem M. Bamagoos" w:date="2019-05-18T00:00:00Z">
        <w:r w:rsidDel="00143FAA">
          <w:rPr>
            <w:iCs/>
          </w:rPr>
          <w:delText xml:space="preserve">. </w:delText>
        </w:r>
      </w:del>
      <w:ins w:id="1277" w:author="Ahmad Abdulraheem M. Bamagoos" w:date="2019-05-17T23:58:00Z">
        <w:del w:id="1278" w:author="Sands, Scott A.,Ph.D. [2]" w:date="2019-06-07T15:51:00Z">
          <w:r w:rsidR="00143FAA" w:rsidDel="00E82CB8">
            <w:rPr>
              <w:iCs/>
            </w:rPr>
            <w:delText xml:space="preserve">Although </w:delText>
          </w:r>
          <w:r w:rsidR="00143FAA" w:rsidDel="00E82CB8">
            <w:rPr>
              <w:lang w:eastAsia="en-AU"/>
            </w:rPr>
            <w:delText>n</w:delText>
          </w:r>
        </w:del>
      </w:ins>
      <w:ins w:id="1279" w:author="Ahmad Abdulraheem M. Bamagoos" w:date="2019-05-17T23:56:00Z">
        <w:del w:id="1280" w:author="Sands, Scott A.,Ph.D. [2]" w:date="2019-06-07T15:51:00Z">
          <w:r w:rsidR="00143FAA" w:rsidDel="00E82CB8">
            <w:rPr>
              <w:lang w:eastAsia="en-AU"/>
            </w:rPr>
            <w:delText>on-invasive</w:delText>
          </w:r>
        </w:del>
      </w:ins>
      <w:ins w:id="1281" w:author="Ahmad Abdulraheem M. Bamagoos" w:date="2019-05-17T23:58:00Z">
        <w:del w:id="1282" w:author="Sands, Scott A.,Ph.D. [2]" w:date="2019-06-07T15:51:00Z">
          <w:r w:rsidR="00143FAA" w:rsidRPr="00143FAA" w:rsidDel="00E82CB8">
            <w:rPr>
              <w:iCs/>
            </w:rPr>
            <w:delText xml:space="preserve"> </w:delText>
          </w:r>
          <w:r w:rsidR="00143FAA" w:rsidDel="00E82CB8">
            <w:rPr>
              <w:iCs/>
            </w:rPr>
            <w:delText>measurements of OSA</w:delText>
          </w:r>
        </w:del>
      </w:ins>
      <w:ins w:id="1283" w:author="Ahmad Abdulraheem M. Bamagoos" w:date="2019-05-17T23:56:00Z">
        <w:del w:id="1284" w:author="Sands, Scott A.,Ph.D. [2]" w:date="2019-06-07T15:51:00Z">
          <w:r w:rsidR="00143FAA" w:rsidDel="00E82CB8">
            <w:rPr>
              <w:lang w:eastAsia="en-AU"/>
            </w:rPr>
            <w:delText xml:space="preserve"> </w:delText>
          </w:r>
        </w:del>
      </w:ins>
      <w:ins w:id="1285" w:author="Ahmad Abdulraheem M. Bamagoos" w:date="2019-05-18T00:01:00Z">
        <w:del w:id="1286" w:author="Sands, Scott A.,Ph.D. [2]" w:date="2019-06-07T15:51:00Z">
          <w:r w:rsidR="00143FAA" w:rsidDel="00E82CB8">
            <w:rPr>
              <w:lang w:eastAsia="en-AU"/>
            </w:rPr>
            <w:delText xml:space="preserve">endotypic </w:delText>
          </w:r>
        </w:del>
      </w:ins>
      <w:ins w:id="1287" w:author="Ahmad Abdulraheem M. Bamagoos" w:date="2019-05-17T23:56:00Z">
        <w:del w:id="1288" w:author="Sands, Scott A.,Ph.D. [2]" w:date="2019-06-07T15:51:00Z">
          <w:r w:rsidR="00143FAA" w:rsidDel="00E82CB8">
            <w:rPr>
              <w:lang w:eastAsia="en-AU"/>
            </w:rPr>
            <w:delText xml:space="preserve">traits were </w:delText>
          </w:r>
        </w:del>
      </w:ins>
      <w:ins w:id="1289" w:author="Ahmad Abdulraheem M. Bamagoos" w:date="2019-05-17T23:59:00Z">
        <w:del w:id="1290" w:author="Sands, Scott A.,Ph.D. [2]" w:date="2019-06-07T15:51:00Z">
          <w:r w:rsidR="00143FAA" w:rsidDel="00E82CB8">
            <w:rPr>
              <w:iCs/>
            </w:rPr>
            <w:delText>validated against</w:delText>
          </w:r>
        </w:del>
      </w:ins>
      <w:ins w:id="1291" w:author="Ahmad Abdulraheem M. Bamagoos" w:date="2019-05-17T23:58:00Z">
        <w:del w:id="1292" w:author="Sands, Scott A.,Ph.D. [2]" w:date="2019-06-07T15:51:00Z">
          <w:r w:rsidR="00143FAA" w:rsidDel="00E82CB8">
            <w:rPr>
              <w:iCs/>
            </w:rPr>
            <w:delText xml:space="preserve"> gold standard values in previous studies</w:delText>
          </w:r>
        </w:del>
      </w:ins>
      <w:ins w:id="1293" w:author="Ahmad Abdulraheem M. Bamagoos" w:date="2019-05-17T23:59:00Z">
        <w:del w:id="1294" w:author="Sands, Scott A.,Ph.D. [2]" w:date="2019-06-07T15:51:00Z">
          <w:r w:rsidR="00143FAA" w:rsidDel="00E82CB8">
            <w:rPr>
              <w:lang w:eastAsia="en-AU"/>
            </w:rPr>
            <w:delText xml:space="preserve">, these </w:delText>
          </w:r>
        </w:del>
      </w:ins>
      <w:ins w:id="1295" w:author="Ahmad Abdulraheem M. Bamagoos" w:date="2019-05-18T00:34:00Z">
        <w:del w:id="1296" w:author="Sands, Scott A.,Ph.D. [2]" w:date="2019-06-07T15:51:00Z">
          <w:r w:rsidR="00C94FBB" w:rsidDel="00E82CB8">
            <w:rPr>
              <w:lang w:eastAsia="en-AU"/>
            </w:rPr>
            <w:delText>had</w:delText>
          </w:r>
        </w:del>
      </w:ins>
      <w:ins w:id="1297" w:author="Ahmad Abdulraheem M. Bamagoos" w:date="2019-05-17T23:59:00Z">
        <w:del w:id="1298" w:author="Sands, Scott A.,Ph.D. [2]" w:date="2019-06-07T15:51:00Z">
          <w:r w:rsidR="00143FAA" w:rsidDel="00E82CB8">
            <w:rPr>
              <w:lang w:eastAsia="en-AU"/>
            </w:rPr>
            <w:delText xml:space="preserve"> </w:delText>
          </w:r>
        </w:del>
      </w:ins>
      <w:ins w:id="1299" w:author="Ahmad Abdulraheem M. Bamagoos" w:date="2019-05-17T23:56:00Z">
        <w:del w:id="1300" w:author="Sands, Scott A.,Ph.D. [2]" w:date="2019-06-07T15:51:00Z">
          <w:r w:rsidR="00143FAA" w:rsidDel="00E82CB8">
            <w:rPr>
              <w:lang w:eastAsia="en-AU"/>
            </w:rPr>
            <w:delText>relatively small</w:delText>
          </w:r>
        </w:del>
      </w:ins>
      <w:ins w:id="1301" w:author="Ahmad Abdulraheem M. Bamagoos" w:date="2019-05-18T00:35:00Z">
        <w:del w:id="1302" w:author="Sands, Scott A.,Ph.D. [2]" w:date="2019-06-07T15:51:00Z">
          <w:r w:rsidR="00C94FBB" w:rsidDel="00E82CB8">
            <w:rPr>
              <w:lang w:eastAsia="en-AU"/>
            </w:rPr>
            <w:delText>-sized</w:delText>
          </w:r>
        </w:del>
      </w:ins>
      <w:ins w:id="1303" w:author="Ahmad Abdulraheem M. Bamagoos" w:date="2019-05-17T23:56:00Z">
        <w:del w:id="1304" w:author="Sands, Scott A.,Ph.D. [2]" w:date="2019-06-07T15:51:00Z">
          <w:r w:rsidR="00143FAA" w:rsidDel="00E82CB8">
            <w:rPr>
              <w:lang w:eastAsia="en-AU"/>
            </w:rPr>
            <w:delText xml:space="preserve"> samples (N=28-41) and would benefit from further refinement and validation studies</w:delText>
          </w:r>
        </w:del>
      </w:ins>
      <w:ins w:id="1305" w:author="Ahmad Abdulraheem M. Bamagoos" w:date="2019-05-18T14:25:00Z">
        <w:del w:id="1306" w:author="Sands, Scott A.,Ph.D. [2]" w:date="2019-06-07T15:51:00Z">
          <w:r w:rsidR="004D476B" w:rsidDel="00E82CB8">
            <w:rPr>
              <w:lang w:eastAsia="en-AU"/>
            </w:rPr>
            <w:delText xml:space="preserve"> </w:delText>
          </w:r>
        </w:del>
      </w:ins>
      <w:ins w:id="1307" w:author="Ahmad Abdulraheem M. Bamagoos" w:date="2019-05-20T22:00:00Z">
        <w:del w:id="1308" w:author="Sands, Scott A.,Ph.D. [2]" w:date="2019-06-07T15:51:00Z">
          <w:r w:rsidR="001534FC" w:rsidDel="00E82CB8">
            <w:rPr>
              <w:lang w:eastAsia="en-AU"/>
            </w:rPr>
            <w:delText>(</w:delText>
          </w:r>
        </w:del>
      </w:ins>
      <w:ins w:id="1309" w:author="Ahmad Abdulraheem M. Bamagoos" w:date="2019-05-17T23:56:00Z">
        <w:del w:id="1310" w:author="Sands, Scott A.,Ph.D. [2]" w:date="2019-06-07T15:51:00Z">
          <w:r w:rsidR="00143FAA" w:rsidDel="00E82CB8">
            <w:rPr>
              <w:lang w:eastAsia="en-AU"/>
            </w:rPr>
            <w:delText xml:space="preserve">including efforts to make </w:delText>
          </w:r>
        </w:del>
      </w:ins>
      <w:ins w:id="1311" w:author="Ahmad Abdulraheem M. Bamagoos" w:date="2019-05-18T14:26:00Z">
        <w:del w:id="1312" w:author="Sands, Scott A.,Ph.D. [2]" w:date="2019-06-07T15:51:00Z">
          <w:r w:rsidR="004D476B" w:rsidDel="00E82CB8">
            <w:rPr>
              <w:lang w:eastAsia="en-AU"/>
            </w:rPr>
            <w:delText xml:space="preserve">these </w:delText>
          </w:r>
        </w:del>
      </w:ins>
      <w:ins w:id="1313" w:author="Ahmad Abdulraheem M. Bamagoos" w:date="2019-05-18T14:25:00Z">
        <w:del w:id="1314" w:author="Sands, Scott A.,Ph.D. [2]" w:date="2019-06-07T15:51:00Z">
          <w:r w:rsidR="004D476B" w:rsidDel="00E82CB8">
            <w:rPr>
              <w:lang w:eastAsia="en-AU"/>
            </w:rPr>
            <w:delText>measurements</w:delText>
          </w:r>
        </w:del>
      </w:ins>
      <w:ins w:id="1315" w:author="Ahmad Abdulraheem M. Bamagoos" w:date="2019-05-17T23:56:00Z">
        <w:del w:id="1316" w:author="Sands, Scott A.,Ph.D. [2]" w:date="2019-06-07T15:51:00Z">
          <w:r w:rsidR="00143FAA" w:rsidDel="00E82CB8">
            <w:rPr>
              <w:lang w:eastAsia="en-AU"/>
            </w:rPr>
            <w:delText xml:space="preserve"> independent of manual scoring</w:delText>
          </w:r>
        </w:del>
      </w:ins>
      <w:ins w:id="1317" w:author="Ahmad Abdulraheem M. Bamagoos" w:date="2019-05-20T22:00:00Z">
        <w:del w:id="1318" w:author="Sands, Scott A.,Ph.D. [2]" w:date="2019-06-07T15:51:00Z">
          <w:r w:rsidR="001534FC" w:rsidDel="00E82CB8">
            <w:rPr>
              <w:lang w:eastAsia="en-AU"/>
            </w:rPr>
            <w:delText>)</w:delText>
          </w:r>
        </w:del>
      </w:ins>
      <w:ins w:id="1319" w:author="Ahmad Abdulraheem M. Bamagoos" w:date="2019-05-17T23:56:00Z">
        <w:del w:id="1320" w:author="Sands, Scott A.,Ph.D. [2]" w:date="2019-06-07T15:51:00Z">
          <w:r w:rsidR="00143FAA" w:rsidDel="00E82CB8">
            <w:rPr>
              <w:lang w:eastAsia="en-AU"/>
            </w:rPr>
            <w:delText>.</w:delText>
          </w:r>
          <w:r w:rsidR="00143FAA" w:rsidDel="00E82CB8">
            <w:rPr>
              <w:iCs/>
            </w:rPr>
            <w:delText xml:space="preserve"> </w:delText>
          </w:r>
        </w:del>
      </w:ins>
      <w:ins w:id="1321" w:author="Sands, Scott A.,Ph.D." w:date="2019-06-06T09:49:00Z">
        <w:r w:rsidR="006A1391">
          <w:rPr>
            <w:iCs/>
          </w:rPr>
          <w:t>We consider that i</w:t>
        </w:r>
      </w:ins>
      <w:ins w:id="1322" w:author="Sands, Scott A.,Ph.D." w:date="2019-06-06T09:47:00Z">
        <w:r w:rsidR="00575260">
          <w:rPr>
            <w:iCs/>
          </w:rPr>
          <w:t>t would be a highly c</w:t>
        </w:r>
      </w:ins>
      <w:ins w:id="1323" w:author="Sands, Scott A.,Ph.D." w:date="2019-06-06T09:48:00Z">
        <w:r w:rsidR="00575260">
          <w:rPr>
            <w:iCs/>
          </w:rPr>
          <w:t xml:space="preserve">hallenging endeavor to </w:t>
        </w:r>
      </w:ins>
      <w:del w:id="1324" w:author="Sands, Scott A.,Ph.D." w:date="2019-06-06T09:48:00Z">
        <w:r w:rsidR="00A7217C" w:rsidDel="00575260">
          <w:rPr>
            <w:iCs/>
          </w:rPr>
          <w:delText>I</w:delText>
        </w:r>
        <w:r w:rsidDel="00575260">
          <w:rPr>
            <w:iCs/>
          </w:rPr>
          <w:delText>t is</w:delText>
        </w:r>
      </w:del>
      <w:ins w:id="1325" w:author="Ahmad Abdulraheem M. Bamagoos" w:date="2019-05-20T21:59:00Z">
        <w:del w:id="1326" w:author="Sands, Scott A.,Ph.D." w:date="2019-06-06T09:48:00Z">
          <w:r w:rsidR="001534FC" w:rsidDel="00575260">
            <w:rPr>
              <w:iCs/>
            </w:rPr>
            <w:delText xml:space="preserve">, however, </w:delText>
          </w:r>
        </w:del>
      </w:ins>
      <w:del w:id="1327" w:author="Sands, Scott A.,Ph.D." w:date="2019-06-06T09:48:00Z">
        <w:r w:rsidDel="00575260">
          <w:rPr>
            <w:iCs/>
          </w:rPr>
          <w:delText xml:space="preserve"> </w:delText>
        </w:r>
        <w:r w:rsidR="00A7217C" w:rsidDel="00575260">
          <w:rPr>
            <w:iCs/>
          </w:rPr>
          <w:delText xml:space="preserve">also </w:delText>
        </w:r>
        <w:r w:rsidDel="00575260">
          <w:rPr>
            <w:iCs/>
          </w:rPr>
          <w:delText xml:space="preserve">unfeasible to </w:delText>
        </w:r>
      </w:del>
      <w:r>
        <w:rPr>
          <w:iCs/>
        </w:rPr>
        <w:t xml:space="preserve">perform gold standard measurements </w:t>
      </w:r>
      <w:ins w:id="1328" w:author="Sands, Scott A.,Ph.D." w:date="2019-06-06T09:48:00Z">
        <w:r w:rsidR="006A1391">
          <w:rPr>
            <w:iCs/>
          </w:rPr>
          <w:t xml:space="preserve">of physiology (via CPAP drops or esophageal catheterization) </w:t>
        </w:r>
      </w:ins>
      <w:r>
        <w:rPr>
          <w:iCs/>
        </w:rPr>
        <w:t xml:space="preserve">in </w:t>
      </w:r>
      <w:ins w:id="1329" w:author="Sands, Scott A.,Ph.D." w:date="2019-06-06T09:48:00Z">
        <w:r w:rsidR="00575260">
          <w:rPr>
            <w:iCs/>
          </w:rPr>
          <w:t xml:space="preserve">such a </w:t>
        </w:r>
      </w:ins>
      <w:proofErr w:type="gramStart"/>
      <w:r w:rsidR="0082066B">
        <w:rPr>
          <w:iCs/>
        </w:rPr>
        <w:t xml:space="preserve">large numbers of </w:t>
      </w:r>
      <w:r>
        <w:rPr>
          <w:iCs/>
        </w:rPr>
        <w:t>patients</w:t>
      </w:r>
      <w:proofErr w:type="gramEnd"/>
      <w:ins w:id="1330" w:author="Sands, Scott A.,Ph.D." w:date="2019-06-06T09:48:00Z">
        <w:r w:rsidR="006A1391">
          <w:rPr>
            <w:iCs/>
          </w:rPr>
          <w:t xml:space="preserve"> undergoing a specific treatment regimen</w:t>
        </w:r>
      </w:ins>
      <w:r w:rsidR="00A4734C">
        <w:rPr>
          <w:iCs/>
        </w:rPr>
        <w:t xml:space="preserve">. Thus, </w:t>
      </w:r>
      <w:r w:rsidR="00097047">
        <w:rPr>
          <w:iCs/>
        </w:rPr>
        <w:t xml:space="preserve">a strength and novelty of our work </w:t>
      </w:r>
      <w:r w:rsidR="0082066B">
        <w:rPr>
          <w:iCs/>
        </w:rPr>
        <w:t>is obtaining such measures in a</w:t>
      </w:r>
      <w:r w:rsidR="00097047">
        <w:rPr>
          <w:iCs/>
        </w:rPr>
        <w:t xml:space="preserve"> sample size</w:t>
      </w:r>
      <w:r w:rsidR="0082066B">
        <w:rPr>
          <w:iCs/>
        </w:rPr>
        <w:t xml:space="preserve"> of </w:t>
      </w:r>
      <w:del w:id="1331" w:author="Sands, Scott A.,Ph.D." w:date="2019-06-06T09:49:00Z">
        <w:r w:rsidR="0082066B" w:rsidDel="006A1391">
          <w:rPr>
            <w:iCs/>
          </w:rPr>
          <w:delText xml:space="preserve">nearly </w:delText>
        </w:r>
      </w:del>
      <w:ins w:id="1332" w:author="Sands, Scott A.,Ph.D." w:date="2019-06-06T09:49:00Z">
        <w:del w:id="1333" w:author="Sands, Scott A.,Ph.D. [2]" w:date="2019-06-07T11:55:00Z">
          <w:r w:rsidR="006A1391" w:rsidDel="00716B9E">
            <w:rPr>
              <w:iCs/>
            </w:rPr>
            <w:delText xml:space="preserve">over </w:delText>
          </w:r>
        </w:del>
      </w:ins>
      <w:ins w:id="1334" w:author="Sands, Scott A.,Ph.D. [2]" w:date="2019-06-07T11:55:00Z">
        <w:r w:rsidR="00716B9E">
          <w:rPr>
            <w:iCs/>
          </w:rPr>
          <w:t>&gt;</w:t>
        </w:r>
      </w:ins>
      <w:ins w:id="1335" w:author="Sands, Scott A.,Ph.D." w:date="2019-06-06T09:49:00Z">
        <w:r w:rsidR="006A1391">
          <w:rPr>
            <w:iCs/>
          </w:rPr>
          <w:t xml:space="preserve">90 </w:t>
        </w:r>
      </w:ins>
      <w:del w:id="1336" w:author="Sands, Scott A.,Ph.D." w:date="2019-06-06T09:49:00Z">
        <w:r w:rsidR="0082066B" w:rsidDel="006A1391">
          <w:rPr>
            <w:iCs/>
          </w:rPr>
          <w:delText>on</w:delText>
        </w:r>
        <w:r w:rsidR="004F3A97" w:rsidDel="006A1391">
          <w:rPr>
            <w:iCs/>
          </w:rPr>
          <w:delText>e</w:delText>
        </w:r>
        <w:r w:rsidR="0082066B" w:rsidDel="006A1391">
          <w:rPr>
            <w:iCs/>
          </w:rPr>
          <w:delText xml:space="preserve"> hundred </w:delText>
        </w:r>
      </w:del>
      <w:r w:rsidR="0082066B">
        <w:rPr>
          <w:iCs/>
        </w:rPr>
        <w:t>ora</w:t>
      </w:r>
      <w:r w:rsidR="006E718A">
        <w:rPr>
          <w:iCs/>
        </w:rPr>
        <w:t>l-appliance-</w:t>
      </w:r>
      <w:r w:rsidR="0082066B">
        <w:rPr>
          <w:iCs/>
        </w:rPr>
        <w:t>treated OSA patients</w:t>
      </w:r>
      <w:r w:rsidR="00097047">
        <w:rPr>
          <w:iCs/>
        </w:rPr>
        <w:t>.</w:t>
      </w:r>
      <w:ins w:id="1337" w:author="Ahmad Abdulraheem M. Bamagoos" w:date="2019-05-16T14:21:00Z">
        <w:r w:rsidR="00EA65BA">
          <w:rPr>
            <w:iCs/>
          </w:rPr>
          <w:t xml:space="preserve"> </w:t>
        </w:r>
        <w:r w:rsidR="00EA65BA">
          <w:rPr>
            <w:lang w:eastAsia="en-AU"/>
          </w:rPr>
          <w:t xml:space="preserve">Second, </w:t>
        </w:r>
      </w:ins>
      <w:ins w:id="1338" w:author="Ahmad Abdulraheem M. Bamagoos" w:date="2019-05-16T14:22:00Z">
        <w:r w:rsidR="00EA65BA">
          <w:rPr>
            <w:lang w:eastAsia="en-AU"/>
          </w:rPr>
          <w:t>w</w:t>
        </w:r>
      </w:ins>
      <w:ins w:id="1339" w:author="Ahmad Abdulraheem M. Bamagoos" w:date="2019-05-16T14:21:00Z">
        <w:r w:rsidR="00EA65BA">
          <w:rPr>
            <w:lang w:eastAsia="en-AU"/>
          </w:rPr>
          <w:t>e studied patients with baseline AHI &gt;20 events/</w:t>
        </w:r>
        <w:proofErr w:type="spellStart"/>
        <w:r w:rsidR="00EA65BA">
          <w:rPr>
            <w:lang w:eastAsia="en-AU"/>
          </w:rPr>
          <w:t>hr</w:t>
        </w:r>
        <w:proofErr w:type="spellEnd"/>
        <w:r w:rsidR="00EA65BA">
          <w:rPr>
            <w:lang w:eastAsia="en-AU"/>
          </w:rPr>
          <w:t xml:space="preserve"> (</w:t>
        </w:r>
      </w:ins>
      <w:ins w:id="1340" w:author="Ahmad Abdulraheem M. Bamagoos" w:date="2019-05-16T14:22:00Z">
        <w:r w:rsidR="00EA2232">
          <w:rPr>
            <w:lang w:eastAsia="en-AU"/>
          </w:rPr>
          <w:t>median</w:t>
        </w:r>
      </w:ins>
      <w:ins w:id="1341" w:author="Ahmad Abdulraheem M. Bamagoos" w:date="2019-05-16T14:21:00Z">
        <w:r w:rsidR="00EA65BA">
          <w:rPr>
            <w:lang w:eastAsia="en-AU"/>
          </w:rPr>
          <w:t xml:space="preserve"> 30 events/</w:t>
        </w:r>
        <w:proofErr w:type="spellStart"/>
        <w:r w:rsidR="00EA65BA">
          <w:rPr>
            <w:lang w:eastAsia="en-AU"/>
          </w:rPr>
          <w:t>hr</w:t>
        </w:r>
        <w:proofErr w:type="spellEnd"/>
        <w:r w:rsidR="00EA65BA">
          <w:rPr>
            <w:lang w:eastAsia="en-AU"/>
          </w:rPr>
          <w:t>) and</w:t>
        </w:r>
      </w:ins>
      <w:ins w:id="1342" w:author="Ahmad Abdulraheem M. Bamagoos" w:date="2019-05-16T14:22:00Z">
        <w:r w:rsidR="00EA2232">
          <w:rPr>
            <w:lang w:eastAsia="en-AU"/>
          </w:rPr>
          <w:t xml:space="preserve">, </w:t>
        </w:r>
      </w:ins>
      <w:ins w:id="1343" w:author="Ahmad Abdulraheem M. Bamagoos" w:date="2019-05-16T14:21:00Z">
        <w:r w:rsidR="00EA65BA">
          <w:rPr>
            <w:lang w:eastAsia="en-AU"/>
          </w:rPr>
          <w:t>thu</w:t>
        </w:r>
      </w:ins>
      <w:ins w:id="1344" w:author="Ahmad Abdulraheem M. Bamagoos" w:date="2019-05-16T14:22:00Z">
        <w:r w:rsidR="00EA2232">
          <w:rPr>
            <w:lang w:eastAsia="en-AU"/>
          </w:rPr>
          <w:t>s,</w:t>
        </w:r>
      </w:ins>
      <w:ins w:id="1345" w:author="Ahmad Abdulraheem M. Bamagoos" w:date="2019-05-16T14:21:00Z">
        <w:r w:rsidR="00EA65BA">
          <w:rPr>
            <w:lang w:eastAsia="en-AU"/>
          </w:rPr>
          <w:t xml:space="preserve"> our results are relevant to those with similar </w:t>
        </w:r>
      </w:ins>
      <w:ins w:id="1346" w:author="Ahmad Abdulraheem M. Bamagoos" w:date="2019-05-16T14:24:00Z">
        <w:r w:rsidR="00EA2232">
          <w:rPr>
            <w:lang w:eastAsia="en-AU"/>
          </w:rPr>
          <w:t xml:space="preserve">OSA </w:t>
        </w:r>
      </w:ins>
      <w:ins w:id="1347" w:author="Ahmad Abdulraheem M. Bamagoos" w:date="2019-05-16T14:21:00Z">
        <w:r w:rsidR="00EA65BA">
          <w:rPr>
            <w:lang w:eastAsia="en-AU"/>
          </w:rPr>
          <w:t xml:space="preserve">severity </w:t>
        </w:r>
      </w:ins>
      <w:ins w:id="1348" w:author="Ahmad Abdulraheem M. Bamagoos" w:date="2019-05-16T14:23:00Z">
        <w:r w:rsidR="00EA2232">
          <w:rPr>
            <w:lang w:eastAsia="en-AU"/>
          </w:rPr>
          <w:t xml:space="preserve">and </w:t>
        </w:r>
      </w:ins>
      <w:ins w:id="1349" w:author="Ahmad Abdulraheem M. Bamagoos" w:date="2019-05-16T14:21:00Z">
        <w:r w:rsidR="00EA65BA">
          <w:rPr>
            <w:lang w:eastAsia="en-AU"/>
          </w:rPr>
          <w:t xml:space="preserve">may not apply to </w:t>
        </w:r>
      </w:ins>
      <w:ins w:id="1350" w:author="Ahmad Abdulraheem M. Bamagoos" w:date="2019-05-20T22:09:00Z">
        <w:r w:rsidR="00A16DB4">
          <w:rPr>
            <w:lang w:eastAsia="en-AU"/>
          </w:rPr>
          <w:t>many</w:t>
        </w:r>
      </w:ins>
      <w:ins w:id="1351" w:author="Ahmad Abdulraheem M. Bamagoos" w:date="2019-05-16T14:21:00Z">
        <w:r w:rsidR="00EA65BA">
          <w:rPr>
            <w:lang w:eastAsia="en-AU"/>
          </w:rPr>
          <w:t xml:space="preserve"> patients with milder </w:t>
        </w:r>
      </w:ins>
      <w:ins w:id="1352" w:author="Ahmad Abdulraheem M. Bamagoos" w:date="2019-05-16T14:25:00Z">
        <w:r w:rsidR="00EA2232">
          <w:rPr>
            <w:lang w:eastAsia="en-AU"/>
          </w:rPr>
          <w:t xml:space="preserve">condition </w:t>
        </w:r>
      </w:ins>
      <w:ins w:id="1353" w:author="Ahmad Abdulraheem M. Bamagoos" w:date="2019-05-16T14:21:00Z">
        <w:r w:rsidR="00EA65BA">
          <w:rPr>
            <w:lang w:eastAsia="en-AU"/>
          </w:rPr>
          <w:t xml:space="preserve">who seek </w:t>
        </w:r>
      </w:ins>
      <w:bookmarkStart w:id="1354" w:name="_Hlk8909156"/>
      <w:ins w:id="1355" w:author="Ahmad Abdulraheem M. Bamagoos" w:date="2019-05-16T14:25:00Z">
        <w:r w:rsidR="00EA2232">
          <w:rPr>
            <w:lang w:eastAsia="en-AU"/>
          </w:rPr>
          <w:t>oral appliance</w:t>
        </w:r>
      </w:ins>
      <w:ins w:id="1356" w:author="Ahmad Abdulraheem M. Bamagoos" w:date="2019-05-16T14:21:00Z">
        <w:r w:rsidR="00EA65BA">
          <w:rPr>
            <w:lang w:eastAsia="en-AU"/>
          </w:rPr>
          <w:t xml:space="preserve"> </w:t>
        </w:r>
        <w:bookmarkEnd w:id="1354"/>
        <w:r w:rsidR="00EA65BA">
          <w:rPr>
            <w:lang w:eastAsia="en-AU"/>
          </w:rPr>
          <w:t xml:space="preserve">therapy. </w:t>
        </w:r>
      </w:ins>
      <w:ins w:id="1357" w:author="Ahmad Abdulraheem M. Bamagoos" w:date="2019-05-16T14:27:00Z">
        <w:r w:rsidR="00900902">
          <w:rPr>
            <w:lang w:eastAsia="en-AU"/>
          </w:rPr>
          <w:t xml:space="preserve">Indeed, a major </w:t>
        </w:r>
        <w:r w:rsidR="00900902" w:rsidRPr="00E75A32">
          <w:rPr>
            <w:lang w:eastAsia="en-AU"/>
          </w:rPr>
          <w:t xml:space="preserve">goal </w:t>
        </w:r>
        <w:r w:rsidR="00900902">
          <w:rPr>
            <w:lang w:eastAsia="en-AU"/>
          </w:rPr>
          <w:t xml:space="preserve">of our work </w:t>
        </w:r>
        <w:r w:rsidR="00900902" w:rsidRPr="00E75A32">
          <w:rPr>
            <w:lang w:eastAsia="en-AU"/>
          </w:rPr>
          <w:t xml:space="preserve">was to identify </w:t>
        </w:r>
        <w:r w:rsidR="00900902">
          <w:rPr>
            <w:lang w:eastAsia="en-AU"/>
          </w:rPr>
          <w:t>patients</w:t>
        </w:r>
        <w:r w:rsidR="00900902" w:rsidRPr="00E75A32">
          <w:rPr>
            <w:lang w:eastAsia="en-AU"/>
          </w:rPr>
          <w:t xml:space="preserve"> who </w:t>
        </w:r>
        <w:r w:rsidR="00900902">
          <w:rPr>
            <w:lang w:eastAsia="en-AU"/>
          </w:rPr>
          <w:t>might</w:t>
        </w:r>
        <w:r w:rsidR="00900902" w:rsidRPr="00E75A32">
          <w:rPr>
            <w:lang w:eastAsia="en-AU"/>
          </w:rPr>
          <w:t xml:space="preserve"> </w:t>
        </w:r>
        <w:r w:rsidR="00900902">
          <w:rPr>
            <w:lang w:eastAsia="en-AU"/>
          </w:rPr>
          <w:t xml:space="preserve">exhibit </w:t>
        </w:r>
        <w:r w:rsidR="00900902" w:rsidRPr="00E75A32">
          <w:rPr>
            <w:lang w:eastAsia="en-AU"/>
          </w:rPr>
          <w:t xml:space="preserve">favorable outcomes </w:t>
        </w:r>
        <w:r w:rsidR="00900902">
          <w:rPr>
            <w:lang w:eastAsia="en-AU"/>
          </w:rPr>
          <w:t xml:space="preserve">of oral appliance </w:t>
        </w:r>
        <w:r w:rsidR="00900902" w:rsidRPr="00E75A32">
          <w:rPr>
            <w:lang w:eastAsia="en-AU"/>
          </w:rPr>
          <w:t xml:space="preserve">therapy </w:t>
        </w:r>
        <w:r w:rsidR="00900902">
          <w:rPr>
            <w:lang w:eastAsia="en-AU"/>
          </w:rPr>
          <w:t>d</w:t>
        </w:r>
        <w:r w:rsidR="00900902" w:rsidRPr="00E75A32">
          <w:rPr>
            <w:lang w:eastAsia="en-AU"/>
          </w:rPr>
          <w:t xml:space="preserve">espite </w:t>
        </w:r>
        <w:del w:id="1358" w:author="Sands, Scott A.,Ph.D." w:date="2019-06-06T09:49:00Z">
          <w:r w:rsidR="00900902" w:rsidRPr="00E75A32" w:rsidDel="006A1391">
            <w:rPr>
              <w:lang w:eastAsia="en-AU"/>
            </w:rPr>
            <w:delText>their</w:delText>
          </w:r>
        </w:del>
      </w:ins>
      <w:ins w:id="1359" w:author="Sands, Scott A.,Ph.D." w:date="2019-06-06T09:49:00Z">
        <w:r w:rsidR="006A1391">
          <w:rPr>
            <w:lang w:eastAsia="en-AU"/>
          </w:rPr>
          <w:t>more</w:t>
        </w:r>
      </w:ins>
      <w:ins w:id="1360" w:author="Ahmad Abdulraheem M. Bamagoos" w:date="2019-05-16T14:27:00Z">
        <w:r w:rsidR="00900902" w:rsidRPr="00E75A32">
          <w:rPr>
            <w:lang w:eastAsia="en-AU"/>
          </w:rPr>
          <w:t xml:space="preserve"> </w:t>
        </w:r>
        <w:r w:rsidR="00900902">
          <w:rPr>
            <w:lang w:eastAsia="en-AU"/>
          </w:rPr>
          <w:t xml:space="preserve">severe </w:t>
        </w:r>
        <w:r w:rsidR="00900902" w:rsidRPr="00E75A32">
          <w:rPr>
            <w:lang w:eastAsia="en-AU"/>
          </w:rPr>
          <w:t>OSA.</w:t>
        </w:r>
        <w:r w:rsidR="00900902">
          <w:rPr>
            <w:lang w:eastAsia="en-AU"/>
          </w:rPr>
          <w:t xml:space="preserve"> </w:t>
        </w:r>
      </w:ins>
      <w:moveToRangeStart w:id="1361" w:author="Ahmad Abdulraheem M. Bamagoos" w:date="2019-06-06T11:28:00Z" w:name="move10712902"/>
      <w:moveTo w:id="1362" w:author="Ahmad Abdulraheem M. Bamagoos" w:date="2019-06-06T11:28:00Z">
        <w:r w:rsidR="00290278">
          <w:rPr>
            <w:lang w:eastAsia="en-AU"/>
          </w:rPr>
          <w:t xml:space="preserve">Further investigation is needed </w:t>
        </w:r>
        <w:del w:id="1363" w:author="Ahmad Abdulraheem M. Bamagoos" w:date="2019-06-06T11:28:00Z">
          <w:r w:rsidR="00290278" w:rsidDel="00290278">
            <w:rPr>
              <w:lang w:eastAsia="en-AU"/>
            </w:rPr>
            <w:delText>on this issue.</w:delText>
          </w:r>
          <w:r w:rsidR="00290278" w:rsidDel="00290278">
            <w:rPr>
              <w:iCs/>
            </w:rPr>
            <w:delText xml:space="preserve"> </w:delText>
          </w:r>
        </w:del>
      </w:moveTo>
      <w:moveToRangeEnd w:id="1361"/>
      <w:del w:id="1364" w:author="Ahmad Abdulraheem M. Bamagoos" w:date="2019-06-06T11:28:00Z">
        <w:r w:rsidR="00EA65BA" w:rsidDel="00290278">
          <w:rPr>
            <w:lang w:eastAsia="en-AU"/>
          </w:rPr>
          <w:delText>We also consider</w:delText>
        </w:r>
      </w:del>
      <w:ins w:id="1365" w:author="Ahmad Abdulraheem M. Bamagoos" w:date="2019-06-06T11:28:00Z">
        <w:r w:rsidR="00290278">
          <w:rPr>
            <w:lang w:eastAsia="en-AU"/>
          </w:rPr>
          <w:t>to determine whether</w:t>
        </w:r>
      </w:ins>
      <w:r w:rsidR="00EA65BA">
        <w:rPr>
          <w:lang w:eastAsia="en-AU"/>
        </w:rPr>
        <w:t xml:space="preserve"> </w:t>
      </w:r>
      <w:del w:id="1366" w:author="Ahmad Abdulraheem M. Bamagoos" w:date="2019-06-06T11:28:00Z">
        <w:r w:rsidR="00EA65BA" w:rsidDel="00290278">
          <w:rPr>
            <w:lang w:eastAsia="en-AU"/>
          </w:rPr>
          <w:delText xml:space="preserve">that </w:delText>
        </w:r>
      </w:del>
      <w:r w:rsidR="00EA65BA">
        <w:rPr>
          <w:lang w:eastAsia="en-AU"/>
        </w:rPr>
        <w:t xml:space="preserve">those with </w:t>
      </w:r>
      <w:commentRangeStart w:id="1367"/>
      <w:r w:rsidR="00EA65BA">
        <w:rPr>
          <w:lang w:eastAsia="en-AU"/>
        </w:rPr>
        <w:t xml:space="preserve">milder </w:t>
      </w:r>
      <w:r w:rsidR="00900902">
        <w:rPr>
          <w:lang w:eastAsia="en-AU"/>
        </w:rPr>
        <w:t xml:space="preserve">OSA </w:t>
      </w:r>
      <w:ins w:id="1368" w:author="Ahmad Abdulraheem M. Bamagoos" w:date="2019-06-06T11:28:00Z">
        <w:r w:rsidR="00290278">
          <w:rPr>
            <w:lang w:eastAsia="en-AU"/>
          </w:rPr>
          <w:t>(AHI &lt;20 event/</w:t>
        </w:r>
        <w:proofErr w:type="spellStart"/>
        <w:r w:rsidR="00290278">
          <w:rPr>
            <w:lang w:eastAsia="en-AU"/>
          </w:rPr>
          <w:t>hr</w:t>
        </w:r>
        <w:proofErr w:type="spellEnd"/>
        <w:r w:rsidR="00290278">
          <w:rPr>
            <w:lang w:eastAsia="en-AU"/>
          </w:rPr>
          <w:t xml:space="preserve">) </w:t>
        </w:r>
      </w:ins>
      <w:r w:rsidR="00EA65BA">
        <w:rPr>
          <w:lang w:eastAsia="en-AU"/>
        </w:rPr>
        <w:t xml:space="preserve">might be suitable for </w:t>
      </w:r>
      <w:r w:rsidR="00EA2232">
        <w:rPr>
          <w:lang w:eastAsia="en-AU"/>
        </w:rPr>
        <w:t>oral appliance</w:t>
      </w:r>
      <w:r w:rsidR="00900902" w:rsidRPr="00900902">
        <w:rPr>
          <w:lang w:eastAsia="en-AU"/>
        </w:rPr>
        <w:t xml:space="preserve"> </w:t>
      </w:r>
      <w:r w:rsidR="00900902">
        <w:rPr>
          <w:lang w:eastAsia="en-AU"/>
        </w:rPr>
        <w:t>therapy</w:t>
      </w:r>
      <w:r w:rsidR="00EA2232">
        <w:rPr>
          <w:lang w:eastAsia="en-AU"/>
        </w:rPr>
        <w:t xml:space="preserve"> </w:t>
      </w:r>
      <w:r w:rsidR="00EA65BA">
        <w:rPr>
          <w:lang w:eastAsia="en-AU"/>
        </w:rPr>
        <w:t xml:space="preserve">regardless of </w:t>
      </w:r>
      <w:bookmarkStart w:id="1369" w:name="_Hlk8909462"/>
      <w:r w:rsidR="00900902">
        <w:rPr>
          <w:lang w:eastAsia="en-AU"/>
        </w:rPr>
        <w:t xml:space="preserve">their </w:t>
      </w:r>
      <w:bookmarkEnd w:id="1369"/>
      <w:proofErr w:type="spellStart"/>
      <w:r w:rsidR="00EA65BA">
        <w:rPr>
          <w:lang w:eastAsia="en-AU"/>
        </w:rPr>
        <w:t>endotyp</w:t>
      </w:r>
      <w:r w:rsidR="00900902">
        <w:rPr>
          <w:lang w:eastAsia="en-AU"/>
        </w:rPr>
        <w:t>ic</w:t>
      </w:r>
      <w:proofErr w:type="spellEnd"/>
      <w:r w:rsidR="00900902">
        <w:rPr>
          <w:lang w:eastAsia="en-AU"/>
        </w:rPr>
        <w:t xml:space="preserve"> characteristics</w:t>
      </w:r>
      <w:commentRangeEnd w:id="1367"/>
      <w:r w:rsidR="00CC4128">
        <w:rPr>
          <w:rStyle w:val="CommentReference"/>
          <w:szCs w:val="20"/>
          <w:lang w:val="x-none"/>
        </w:rPr>
        <w:commentReference w:id="1367"/>
      </w:r>
      <w:r w:rsidR="00EA65BA">
        <w:rPr>
          <w:lang w:eastAsia="en-AU"/>
        </w:rPr>
        <w:t>.</w:t>
      </w:r>
      <w:ins w:id="1370" w:author="Ahmad Abdulraheem M. Bamagoos" w:date="2019-06-06T11:29:00Z">
        <w:r w:rsidR="00290278">
          <w:rPr>
            <w:lang w:eastAsia="en-AU"/>
          </w:rPr>
          <w:t xml:space="preserve"> </w:t>
        </w:r>
      </w:ins>
      <w:moveFromRangeStart w:id="1371" w:author="Ahmad Abdulraheem M. Bamagoos" w:date="2019-06-06T11:28:00Z" w:name="move10712902"/>
      <w:moveFrom w:id="1372" w:author="Ahmad Abdulraheem M. Bamagoos" w:date="2019-06-06T11:28:00Z">
        <w:r w:rsidR="00EA65BA" w:rsidDel="00290278">
          <w:rPr>
            <w:lang w:eastAsia="en-AU"/>
          </w:rPr>
          <w:t xml:space="preserve"> Further investigation is needed on this issue.</w:t>
        </w:r>
        <w:r w:rsidR="00097047" w:rsidDel="00290278">
          <w:rPr>
            <w:iCs/>
          </w:rPr>
          <w:t xml:space="preserve"> </w:t>
        </w:r>
      </w:moveFrom>
      <w:moveFromRangeEnd w:id="1371"/>
      <w:del w:id="1373" w:author="Ahmad Abdulraheem M. Bamagoos" w:date="2019-05-17T15:35:00Z">
        <w:r w:rsidR="00097047" w:rsidDel="00E87C3D">
          <w:rPr>
            <w:iCs/>
          </w:rPr>
          <w:delText>Second</w:delText>
        </w:r>
      </w:del>
      <w:ins w:id="1374" w:author="Ahmad Abdulraheem M. Bamagoos" w:date="2019-05-17T15:35:00Z">
        <w:r w:rsidR="00E87C3D">
          <w:rPr>
            <w:iCs/>
          </w:rPr>
          <w:t>Third</w:t>
        </w:r>
      </w:ins>
      <w:r w:rsidR="00097047">
        <w:rPr>
          <w:iCs/>
        </w:rPr>
        <w:t xml:space="preserve">, </w:t>
      </w:r>
      <w:ins w:id="1375" w:author="Ahmad Abdulraheem M. Bamagoos" w:date="2019-05-20T22:04:00Z">
        <w:r w:rsidR="001534FC">
          <w:rPr>
            <w:iCs/>
          </w:rPr>
          <w:t>t</w:t>
        </w:r>
        <w:r w:rsidR="001534FC">
          <w:rPr>
            <w:lang w:eastAsia="en-AU"/>
          </w:rPr>
          <w:t>he incomplete</w:t>
        </w:r>
      </w:ins>
      <w:ins w:id="1376" w:author="Ahmad Abdulraheem M. Bamagoos" w:date="2019-05-20T22:06:00Z">
        <w:r w:rsidR="001534FC">
          <w:rPr>
            <w:lang w:eastAsia="en-AU"/>
          </w:rPr>
          <w:t xml:space="preserve">-data </w:t>
        </w:r>
      </w:ins>
      <w:ins w:id="1377" w:author="Ahmad Abdulraheem M. Bamagoos" w:date="2019-05-20T22:04:00Z">
        <w:r w:rsidR="001534FC">
          <w:rPr>
            <w:lang w:eastAsia="en-AU"/>
          </w:rPr>
          <w:t>nature of</w:t>
        </w:r>
      </w:ins>
      <w:ins w:id="1378" w:author="Ahmad Abdulraheem M. Bamagoos" w:date="2019-05-20T22:07:00Z">
        <w:r w:rsidR="001534FC">
          <w:rPr>
            <w:lang w:eastAsia="en-AU"/>
          </w:rPr>
          <w:t xml:space="preserve"> </w:t>
        </w:r>
      </w:ins>
      <w:ins w:id="1379" w:author="Ahmad Abdulraheem M. Bamagoos" w:date="2019-05-20T22:04:00Z">
        <w:r w:rsidR="001534FC">
          <w:rPr>
            <w:lang w:eastAsia="en-AU"/>
          </w:rPr>
          <w:t>retrospective studies</w:t>
        </w:r>
      </w:ins>
      <w:ins w:id="1380" w:author="Ahmad Abdulraheem M. Bamagoos" w:date="2019-05-20T22:06:00Z">
        <w:r w:rsidR="001534FC">
          <w:rPr>
            <w:lang w:eastAsia="en-AU"/>
          </w:rPr>
          <w:t xml:space="preserve"> </w:t>
        </w:r>
      </w:ins>
      <w:ins w:id="1381" w:author="Ahmad Abdulraheem M. Bamagoos" w:date="2019-05-20T22:04:00Z">
        <w:r w:rsidR="001534FC">
          <w:rPr>
            <w:lang w:eastAsia="en-AU"/>
          </w:rPr>
          <w:t xml:space="preserve">precluded full assessment of the impact of some </w:t>
        </w:r>
      </w:ins>
      <w:ins w:id="1382" w:author="Peter Cistulli" w:date="2019-05-23T15:51:00Z">
        <w:r w:rsidR="00386475">
          <w:rPr>
            <w:lang w:eastAsia="en-AU"/>
          </w:rPr>
          <w:t xml:space="preserve">other </w:t>
        </w:r>
        <w:del w:id="1383" w:author="Sands, Scott A.,Ph.D." w:date="2019-06-06T09:59:00Z">
          <w:r w:rsidR="00386475" w:rsidDel="00EF24F6">
            <w:rPr>
              <w:lang w:eastAsia="en-AU"/>
            </w:rPr>
            <w:delText>potentially important</w:delText>
          </w:r>
        </w:del>
      </w:ins>
      <w:ins w:id="1384" w:author="Sands, Scott A.,Ph.D." w:date="2019-06-06T09:59:00Z">
        <w:r w:rsidR="00EF24F6">
          <w:rPr>
            <w:lang w:eastAsia="en-AU"/>
          </w:rPr>
          <w:t>clinically-relevant</w:t>
        </w:r>
      </w:ins>
      <w:ins w:id="1385" w:author="Peter Cistulli" w:date="2019-05-23T15:51:00Z">
        <w:r w:rsidR="00386475">
          <w:rPr>
            <w:lang w:eastAsia="en-AU"/>
          </w:rPr>
          <w:t xml:space="preserve"> </w:t>
        </w:r>
      </w:ins>
      <w:ins w:id="1386" w:author="Ahmad Abdulraheem M. Bamagoos" w:date="2019-05-20T22:04:00Z">
        <w:r w:rsidR="001534FC">
          <w:rPr>
            <w:lang w:eastAsia="en-AU"/>
          </w:rPr>
          <w:t>variable</w:t>
        </w:r>
      </w:ins>
      <w:ins w:id="1387" w:author="Peter Cistulli" w:date="2019-05-23T15:51:00Z">
        <w:r w:rsidR="00386475">
          <w:rPr>
            <w:lang w:eastAsia="en-AU"/>
          </w:rPr>
          <w:t>s</w:t>
        </w:r>
      </w:ins>
      <w:ins w:id="1388" w:author="Sands, Scott A.,Ph.D." w:date="2019-06-06T09:52:00Z">
        <w:r w:rsidR="006A1391">
          <w:rPr>
            <w:lang w:eastAsia="en-AU"/>
          </w:rPr>
          <w:t>.</w:t>
        </w:r>
      </w:ins>
      <w:ins w:id="1389" w:author="Sands, Scott A.,Ph.D." w:date="2019-06-06T09:51:00Z">
        <w:r w:rsidR="006A1391">
          <w:rPr>
            <w:lang w:eastAsia="en-AU"/>
          </w:rPr>
          <w:t xml:space="preserve"> </w:t>
        </w:r>
      </w:ins>
      <w:ins w:id="1390" w:author="Sands, Scott A.,Ph.D." w:date="2019-06-06T09:52:00Z">
        <w:r w:rsidR="006A1391">
          <w:rPr>
            <w:lang w:eastAsia="en-AU"/>
          </w:rPr>
          <w:t>F</w:t>
        </w:r>
      </w:ins>
      <w:ins w:id="1391" w:author="Sands, Scott A.,Ph.D." w:date="2019-06-06T09:51:00Z">
        <w:r w:rsidR="006A1391">
          <w:rPr>
            <w:lang w:eastAsia="en-AU"/>
          </w:rPr>
          <w:t xml:space="preserve">or </w:t>
        </w:r>
        <w:proofErr w:type="gramStart"/>
        <w:r w:rsidR="006A1391">
          <w:rPr>
            <w:lang w:eastAsia="en-AU"/>
          </w:rPr>
          <w:t>example</w:t>
        </w:r>
        <w:proofErr w:type="gramEnd"/>
        <w:r w:rsidR="006A1391">
          <w:rPr>
            <w:lang w:eastAsia="en-AU"/>
          </w:rPr>
          <w:t xml:space="preserve"> </w:t>
        </w:r>
      </w:ins>
      <w:ins w:id="1392" w:author="Sands, Scott A.,Ph.D." w:date="2019-06-06T09:52:00Z">
        <w:r w:rsidR="006A1391">
          <w:rPr>
            <w:lang w:eastAsia="en-AU"/>
          </w:rPr>
          <w:t xml:space="preserve">we did not have systematic data on the percentage of time spent supine at baseline and on therapy, which may have added a source of </w:t>
        </w:r>
      </w:ins>
      <w:ins w:id="1393" w:author="Ahmad Abdulraheem M. Bamagoos" w:date="2019-05-20T22:04:00Z">
        <w:del w:id="1394" w:author="Sands, Scott A.,Ph.D." w:date="2019-06-06T09:51:00Z">
          <w:r w:rsidR="001534FC" w:rsidDel="006A1391">
            <w:rPr>
              <w:lang w:eastAsia="en-AU"/>
            </w:rPr>
            <w:delText xml:space="preserve"> </w:delText>
          </w:r>
        </w:del>
      </w:ins>
      <w:ins w:id="1395" w:author="Sands, Scott A.,Ph.D." w:date="2019-06-06T09:52:00Z">
        <w:r w:rsidR="006A1391">
          <w:rPr>
            <w:lang w:eastAsia="en-AU"/>
          </w:rPr>
          <w:t>uncontrolled variability to the model</w:t>
        </w:r>
      </w:ins>
      <w:ins w:id="1396" w:author="Sands, Scott A.,Ph.D." w:date="2019-06-06T09:53:00Z">
        <w:r w:rsidR="006A1391">
          <w:rPr>
            <w:lang w:eastAsia="en-AU"/>
          </w:rPr>
          <w:t>; controlling for position would have likely reduced a source of undesirable variability</w:t>
        </w:r>
      </w:ins>
      <w:ins w:id="1397" w:author="Sands, Scott A.,Ph.D." w:date="2019-06-06T09:54:00Z">
        <w:r w:rsidR="006A1391">
          <w:rPr>
            <w:lang w:eastAsia="en-AU"/>
          </w:rPr>
          <w:t>. We also consider th</w:t>
        </w:r>
      </w:ins>
      <w:ins w:id="1398" w:author="Sands, Scott A.,Ph.D." w:date="2019-06-06T09:55:00Z">
        <w:r w:rsidR="006A1391">
          <w:rPr>
            <w:lang w:eastAsia="en-AU"/>
          </w:rPr>
          <w:t xml:space="preserve">at the influence of </w:t>
        </w:r>
      </w:ins>
      <w:ins w:id="1399" w:author="Ahmad Abdulraheem M. Bamagoos" w:date="2019-05-20T22:04:00Z">
        <w:del w:id="1400" w:author="Sands, Scott A.,Ph.D." w:date="2019-06-06T09:53:00Z">
          <w:r w:rsidR="001534FC" w:rsidDel="006A1391">
            <w:rPr>
              <w:lang w:eastAsia="en-AU"/>
            </w:rPr>
            <w:delText xml:space="preserve">such as </w:delText>
          </w:r>
        </w:del>
      </w:ins>
      <w:ins w:id="1401" w:author="Ahmad Abdulraheem M. Bamagoos" w:date="2019-05-20T22:05:00Z">
        <w:del w:id="1402" w:author="Sands, Scott A.,Ph.D." w:date="2019-06-06T09:53:00Z">
          <w:r w:rsidR="001534FC" w:rsidDel="006A1391">
            <w:rPr>
              <w:lang w:eastAsia="en-AU"/>
            </w:rPr>
            <w:delText>supine sleep duration</w:delText>
          </w:r>
          <w:r w:rsidR="001534FC" w:rsidRPr="001534FC" w:rsidDel="006A1391">
            <w:rPr>
              <w:lang w:eastAsia="en-AU"/>
            </w:rPr>
            <w:delText xml:space="preserve"> </w:delText>
          </w:r>
          <w:r w:rsidR="001534FC" w:rsidDel="006A1391">
            <w:rPr>
              <w:lang w:eastAsia="en-AU"/>
            </w:rPr>
            <w:delText>on oral appliance efficacy</w:delText>
          </w:r>
        </w:del>
      </w:ins>
      <w:ins w:id="1403" w:author="Ahmad Abdulraheem M. Bamagoos" w:date="2019-05-20T22:04:00Z">
        <w:del w:id="1404" w:author="Sands, Scott A.,Ph.D." w:date="2019-06-06T09:53:00Z">
          <w:r w:rsidR="001534FC" w:rsidDel="006A1391">
            <w:rPr>
              <w:lang w:eastAsia="en-AU"/>
            </w:rPr>
            <w:delText xml:space="preserve">. </w:delText>
          </w:r>
        </w:del>
        <w:del w:id="1405" w:author="Sands, Scott A.,Ph.D." w:date="2019-06-06T09:55:00Z">
          <w:r w:rsidR="001534FC" w:rsidDel="006A1391">
            <w:rPr>
              <w:lang w:eastAsia="en-AU"/>
            </w:rPr>
            <w:delText xml:space="preserve">However, we expect that proper consideration of position </w:delText>
          </w:r>
        </w:del>
        <w:del w:id="1406" w:author="Sands, Scott A.,Ph.D." w:date="2019-06-06T09:53:00Z">
          <w:r w:rsidR="001534FC" w:rsidDel="006A1391">
            <w:rPr>
              <w:lang w:eastAsia="en-AU"/>
            </w:rPr>
            <w:delText xml:space="preserve">might </w:delText>
          </w:r>
        </w:del>
        <w:del w:id="1407" w:author="Sands, Scott A.,Ph.D." w:date="2019-06-06T09:55:00Z">
          <w:r w:rsidR="001534FC" w:rsidDel="006A1391">
            <w:rPr>
              <w:lang w:eastAsia="en-AU"/>
            </w:rPr>
            <w:delText xml:space="preserve">improve the </w:delText>
          </w:r>
        </w:del>
      </w:ins>
      <w:ins w:id="1408" w:author="Sands, Scott A.,Ph.D." w:date="2019-06-06T09:55:00Z">
        <w:r w:rsidR="006A1391">
          <w:rPr>
            <w:lang w:eastAsia="en-AU"/>
          </w:rPr>
          <w:t xml:space="preserve">endotypes </w:t>
        </w:r>
      </w:ins>
      <w:ins w:id="1409" w:author="Sands, Scott A.,Ph.D." w:date="2019-06-06T09:56:00Z">
        <w:r w:rsidR="006A1391">
          <w:rPr>
            <w:lang w:eastAsia="en-AU"/>
          </w:rPr>
          <w:t>on efficacy is unlikely to be confounded by treatment-vs-b</w:t>
        </w:r>
      </w:ins>
      <w:ins w:id="1410" w:author="Sands, Scott A.,Ph.D." w:date="2019-06-06T09:57:00Z">
        <w:r w:rsidR="006A1391">
          <w:rPr>
            <w:lang w:eastAsia="en-AU"/>
          </w:rPr>
          <w:t xml:space="preserve">aseline </w:t>
        </w:r>
      </w:ins>
      <w:ins w:id="1411" w:author="Sands, Scott A.,Ph.D." w:date="2019-06-06T09:56:00Z">
        <w:r w:rsidR="006A1391">
          <w:rPr>
            <w:lang w:eastAsia="en-AU"/>
          </w:rPr>
          <w:t>differences in position</w:t>
        </w:r>
      </w:ins>
      <w:ins w:id="1412" w:author="Sands, Scott A.,Ph.D." w:date="2019-06-06T09:57:00Z">
        <w:r w:rsidR="006A1391">
          <w:rPr>
            <w:lang w:eastAsia="en-AU"/>
          </w:rPr>
          <w:t xml:space="preserve"> (i.e. we do not have a plausible mechanism by which treatment-related </w:t>
        </w:r>
        <w:r w:rsidR="006A1391">
          <w:rPr>
            <w:iCs/>
            <w:lang w:eastAsia="en-AU"/>
          </w:rPr>
          <w:t>changes</w:t>
        </w:r>
        <w:r w:rsidR="006A1391">
          <w:rPr>
            <w:lang w:eastAsia="en-AU"/>
          </w:rPr>
          <w:t xml:space="preserve"> in supine sleep duration could differ by baseline physiological traits)</w:t>
        </w:r>
      </w:ins>
      <w:ins w:id="1413" w:author="Sands, Scott A.,Ph.D." w:date="2019-06-06T09:58:00Z">
        <w:r w:rsidR="006A1391">
          <w:rPr>
            <w:lang w:eastAsia="en-AU"/>
          </w:rPr>
          <w:t>.</w:t>
        </w:r>
      </w:ins>
      <w:ins w:id="1414" w:author="Sands, Scott A.,Ph.D." w:date="2019-06-06T09:56:00Z">
        <w:r w:rsidR="006A1391">
          <w:rPr>
            <w:lang w:eastAsia="en-AU"/>
          </w:rPr>
          <w:t xml:space="preserve"> </w:t>
        </w:r>
      </w:ins>
      <w:ins w:id="1415" w:author="Sands, Scott A.,Ph.D." w:date="2019-06-06T10:00:00Z">
        <w:r w:rsidR="00EF24F6">
          <w:rPr>
            <w:lang w:eastAsia="en-AU"/>
          </w:rPr>
          <w:t>W</w:t>
        </w:r>
      </w:ins>
      <w:ins w:id="1416" w:author="Sands, Scott A.,Ph.D." w:date="2019-06-06T09:59:00Z">
        <w:r w:rsidR="00EF24F6">
          <w:rPr>
            <w:lang w:eastAsia="en-AU"/>
          </w:rPr>
          <w:t xml:space="preserve">e </w:t>
        </w:r>
      </w:ins>
      <w:ins w:id="1417" w:author="Sands, Scott A.,Ph.D." w:date="2019-06-06T10:00:00Z">
        <w:r w:rsidR="00EF24F6">
          <w:rPr>
            <w:lang w:eastAsia="en-AU"/>
          </w:rPr>
          <w:t xml:space="preserve">also </w:t>
        </w:r>
      </w:ins>
      <w:ins w:id="1418" w:author="Sands, Scott A.,Ph.D." w:date="2019-06-06T09:59:00Z">
        <w:r w:rsidR="00EF24F6">
          <w:rPr>
            <w:lang w:eastAsia="en-AU"/>
          </w:rPr>
          <w:t xml:space="preserve">did not have </w:t>
        </w:r>
      </w:ins>
      <w:ins w:id="1419" w:author="Sands, Scott A.,Ph.D." w:date="2019-06-06T10:01:00Z">
        <w:r w:rsidR="00EF24F6">
          <w:rPr>
            <w:lang w:eastAsia="en-AU"/>
          </w:rPr>
          <w:t xml:space="preserve">systematic </w:t>
        </w:r>
      </w:ins>
      <w:ins w:id="1420" w:author="Sands, Scott A.,Ph.D." w:date="2019-06-06T09:59:00Z">
        <w:r w:rsidR="00EF24F6">
          <w:rPr>
            <w:lang w:eastAsia="en-AU"/>
          </w:rPr>
          <w:t xml:space="preserve">measures of </w:t>
        </w:r>
      </w:ins>
      <w:ins w:id="1421" w:author="Sands, Scott A.,Ph.D." w:date="2019-06-06T10:02:00Z">
        <w:r w:rsidR="00EF24F6">
          <w:rPr>
            <w:lang w:eastAsia="en-AU"/>
          </w:rPr>
          <w:t xml:space="preserve">daytime sleepiness (e.g. </w:t>
        </w:r>
      </w:ins>
      <w:ins w:id="1422" w:author="Sands, Scott A.,Ph.D." w:date="2019-06-06T09:59:00Z">
        <w:r w:rsidR="00EF24F6">
          <w:rPr>
            <w:lang w:eastAsia="en-AU"/>
          </w:rPr>
          <w:t>E</w:t>
        </w:r>
      </w:ins>
      <w:ins w:id="1423" w:author="Sands, Scott A.,Ph.D." w:date="2019-06-06T10:00:00Z">
        <w:r w:rsidR="00EF24F6">
          <w:rPr>
            <w:lang w:eastAsia="en-AU"/>
          </w:rPr>
          <w:t>pworth Sleepiness Scale</w:t>
        </w:r>
      </w:ins>
      <w:ins w:id="1424" w:author="Sands, Scott A.,Ph.D." w:date="2019-06-06T10:02:00Z">
        <w:r w:rsidR="00EF24F6">
          <w:rPr>
            <w:lang w:eastAsia="en-AU"/>
          </w:rPr>
          <w:t>)</w:t>
        </w:r>
      </w:ins>
      <w:ins w:id="1425" w:author="Sands, Scott A.,Ph.D." w:date="2019-06-06T10:00:00Z">
        <w:r w:rsidR="00EF24F6">
          <w:rPr>
            <w:lang w:eastAsia="en-AU"/>
          </w:rPr>
          <w:t>, and thus could n</w:t>
        </w:r>
      </w:ins>
      <w:ins w:id="1426" w:author="Sands, Scott A.,Ph.D." w:date="2019-06-06T10:01:00Z">
        <w:r w:rsidR="00EF24F6">
          <w:rPr>
            <w:lang w:eastAsia="en-AU"/>
          </w:rPr>
          <w:t xml:space="preserve">ot assess </w:t>
        </w:r>
      </w:ins>
      <w:ins w:id="1427" w:author="Sands, Scott A.,Ph.D." w:date="2019-06-06T10:02:00Z">
        <w:r w:rsidR="00EF24F6">
          <w:rPr>
            <w:lang w:eastAsia="en-AU"/>
          </w:rPr>
          <w:t xml:space="preserve">the role of sleepiness </w:t>
        </w:r>
      </w:ins>
      <w:ins w:id="1428" w:author="Sands, Scott A.,Ph.D." w:date="2019-06-06T10:01:00Z">
        <w:r w:rsidR="00EF24F6">
          <w:rPr>
            <w:lang w:eastAsia="en-AU"/>
          </w:rPr>
          <w:t xml:space="preserve">in the context of the </w:t>
        </w:r>
        <w:proofErr w:type="spellStart"/>
        <w:r w:rsidR="00EF24F6">
          <w:rPr>
            <w:lang w:eastAsia="en-AU"/>
          </w:rPr>
          <w:t>endotypic</w:t>
        </w:r>
        <w:proofErr w:type="spellEnd"/>
        <w:r w:rsidR="00EF24F6">
          <w:rPr>
            <w:lang w:eastAsia="en-AU"/>
          </w:rPr>
          <w:t xml:space="preserve"> traits. We note, however that we did find a</w:t>
        </w:r>
      </w:ins>
      <w:ins w:id="1429" w:author="Sands, Scott A.,Ph.D." w:date="2019-06-06T10:02:00Z">
        <w:r w:rsidR="00EF24F6">
          <w:rPr>
            <w:lang w:eastAsia="en-AU"/>
          </w:rPr>
          <w:t xml:space="preserve"> relationship between </w:t>
        </w:r>
      </w:ins>
      <w:ins w:id="1430" w:author="Sands, Scott A.,Ph.D." w:date="2019-06-06T10:01:00Z">
        <w:r w:rsidR="00EF24F6">
          <w:rPr>
            <w:lang w:eastAsia="en-AU"/>
          </w:rPr>
          <w:t xml:space="preserve">lower arousal threshold </w:t>
        </w:r>
      </w:ins>
      <w:ins w:id="1431" w:author="Sands, Scott A.,Ph.D." w:date="2019-06-06T10:02:00Z">
        <w:r w:rsidR="00EF24F6">
          <w:rPr>
            <w:lang w:eastAsia="en-AU"/>
          </w:rPr>
          <w:t>and</w:t>
        </w:r>
      </w:ins>
      <w:ins w:id="1432" w:author="Sands, Scott A.,Ph.D." w:date="2019-06-06T10:01:00Z">
        <w:r w:rsidR="00EF24F6">
          <w:rPr>
            <w:lang w:eastAsia="en-AU"/>
          </w:rPr>
          <w:t xml:space="preserve"> reduced </w:t>
        </w:r>
      </w:ins>
      <w:ins w:id="1433" w:author="Sands, Scott A.,Ph.D." w:date="2019-06-06T10:02:00Z">
        <w:r w:rsidR="00EF24F6">
          <w:rPr>
            <w:lang w:eastAsia="en-AU"/>
          </w:rPr>
          <w:t xml:space="preserve">OA </w:t>
        </w:r>
      </w:ins>
      <w:ins w:id="1434" w:author="Sands, Scott A.,Ph.D." w:date="2019-06-06T10:01:00Z">
        <w:r w:rsidR="00EF24F6">
          <w:rPr>
            <w:lang w:eastAsia="en-AU"/>
          </w:rPr>
          <w:t>efficacy</w:t>
        </w:r>
      </w:ins>
      <w:ins w:id="1435" w:author="Sands, Scott A.,Ph.D." w:date="2019-06-06T10:02:00Z">
        <w:r w:rsidR="00EF24F6">
          <w:rPr>
            <w:lang w:eastAsia="en-AU"/>
          </w:rPr>
          <w:t xml:space="preserve"> (Table 2)</w:t>
        </w:r>
      </w:ins>
      <w:ins w:id="1436" w:author="Sands, Scott A.,Ph.D." w:date="2019-06-06T10:01:00Z">
        <w:r w:rsidR="00EF24F6">
          <w:rPr>
            <w:lang w:eastAsia="en-AU"/>
          </w:rPr>
          <w:t xml:space="preserve">, suggesting that a lower </w:t>
        </w:r>
      </w:ins>
      <w:ins w:id="1437" w:author="Sands, Scott A.,Ph.D." w:date="2019-06-06T10:02:00Z">
        <w:r w:rsidR="00EF24F6">
          <w:rPr>
            <w:lang w:eastAsia="en-AU"/>
          </w:rPr>
          <w:lastRenderedPageBreak/>
          <w:t xml:space="preserve">(physiological) </w:t>
        </w:r>
      </w:ins>
      <w:ins w:id="1438" w:author="Sands, Scott A.,Ph.D." w:date="2019-06-06T10:01:00Z">
        <w:r w:rsidR="00EF24F6">
          <w:rPr>
            <w:lang w:eastAsia="en-AU"/>
          </w:rPr>
          <w:t xml:space="preserve">drive </w:t>
        </w:r>
      </w:ins>
      <w:ins w:id="1439" w:author="Sands, Scott A.,Ph.D." w:date="2019-06-06T10:02:00Z">
        <w:r w:rsidR="00EF24F6">
          <w:rPr>
            <w:lang w:eastAsia="en-AU"/>
          </w:rPr>
          <w:t>for s</w:t>
        </w:r>
      </w:ins>
      <w:ins w:id="1440" w:author="Sands, Scott A.,Ph.D." w:date="2019-06-06T10:03:00Z">
        <w:r w:rsidR="00EF24F6">
          <w:rPr>
            <w:lang w:eastAsia="en-AU"/>
          </w:rPr>
          <w:t xml:space="preserve">leep might </w:t>
        </w:r>
      </w:ins>
      <w:ins w:id="1441" w:author="Sands, Scott A.,Ph.D." w:date="2019-06-06T10:01:00Z">
        <w:r w:rsidR="00EF24F6">
          <w:rPr>
            <w:lang w:eastAsia="en-AU"/>
          </w:rPr>
          <w:t xml:space="preserve">render </w:t>
        </w:r>
      </w:ins>
      <w:ins w:id="1442" w:author="Sands, Scott A.,Ph.D." w:date="2019-06-06T10:03:00Z">
        <w:r w:rsidR="00EF24F6">
          <w:rPr>
            <w:lang w:eastAsia="en-AU"/>
          </w:rPr>
          <w:t xml:space="preserve">OA </w:t>
        </w:r>
      </w:ins>
      <w:ins w:id="1443" w:author="Sands, Scott A.,Ph.D." w:date="2019-06-06T10:01:00Z">
        <w:r w:rsidR="00EF24F6">
          <w:rPr>
            <w:lang w:eastAsia="en-AU"/>
          </w:rPr>
          <w:t>treatment less efficacious</w:t>
        </w:r>
      </w:ins>
      <w:ins w:id="1444" w:author="Sands, Scott A.,Ph.D." w:date="2019-06-06T10:03:00Z">
        <w:r w:rsidR="00EF24F6">
          <w:rPr>
            <w:lang w:eastAsia="en-AU"/>
          </w:rPr>
          <w:t>; further investigation along these lines is warranted.</w:t>
        </w:r>
      </w:ins>
      <w:ins w:id="1445" w:author="Sands, Scott A.,Ph.D." w:date="2019-06-06T10:01:00Z">
        <w:r w:rsidR="00EF24F6">
          <w:rPr>
            <w:lang w:eastAsia="en-AU"/>
          </w:rPr>
          <w:t xml:space="preserve"> </w:t>
        </w:r>
      </w:ins>
      <w:ins w:id="1446" w:author="Ahmad Abdulraheem M. Bamagoos" w:date="2019-05-20T22:04:00Z">
        <w:del w:id="1447" w:author="Sands, Scott A.,Ph.D." w:date="2019-06-06T09:58:00Z">
          <w:r w:rsidR="001534FC" w:rsidDel="006A1391">
            <w:rPr>
              <w:lang w:eastAsia="en-AU"/>
            </w:rPr>
            <w:delText xml:space="preserve">predictive model </w:delText>
          </w:r>
        </w:del>
      </w:ins>
      <w:ins w:id="1448" w:author="Ahmad Abdulraheem M. Bamagoos" w:date="2019-05-20T22:07:00Z">
        <w:del w:id="1449" w:author="Sands, Scott A.,Ph.D." w:date="2019-06-06T09:58:00Z">
          <w:r w:rsidR="001534FC" w:rsidDel="006A1391">
            <w:rPr>
              <w:lang w:eastAsia="en-AU"/>
            </w:rPr>
            <w:delText xml:space="preserve">because </w:delText>
          </w:r>
        </w:del>
      </w:ins>
      <w:ins w:id="1450" w:author="Ahmad Abdulraheem M. Bamagoos" w:date="2019-05-20T22:04:00Z">
        <w:del w:id="1451" w:author="Sands, Scott A.,Ph.D." w:date="2019-06-06T09:58:00Z">
          <w:r w:rsidR="001534FC" w:rsidDel="006A1391">
            <w:rPr>
              <w:lang w:eastAsia="en-AU"/>
            </w:rPr>
            <w:delText xml:space="preserve">changes in supine sleep duration </w:delText>
          </w:r>
        </w:del>
      </w:ins>
      <w:ins w:id="1452" w:author="Ahmad Abdulraheem M. Bamagoos" w:date="2019-05-20T22:10:00Z">
        <w:del w:id="1453" w:author="Sands, Scott A.,Ph.D." w:date="2019-06-06T09:58:00Z">
          <w:r w:rsidR="00A16DB4" w:rsidDel="006A1391">
            <w:rPr>
              <w:lang w:eastAsia="en-AU"/>
            </w:rPr>
            <w:delText xml:space="preserve">is likely not </w:delText>
          </w:r>
        </w:del>
      </w:ins>
      <w:ins w:id="1454" w:author="Ahmad Abdulraheem M. Bamagoos" w:date="2019-05-20T22:04:00Z">
        <w:del w:id="1455" w:author="Sands, Scott A.,Ph.D." w:date="2019-06-06T09:58:00Z">
          <w:r w:rsidR="001534FC" w:rsidDel="006A1391">
            <w:rPr>
              <w:lang w:eastAsia="en-AU"/>
            </w:rPr>
            <w:delText xml:space="preserve">a confounder </w:delText>
          </w:r>
        </w:del>
      </w:ins>
      <w:ins w:id="1456" w:author="Ahmad Abdulraheem M. Bamagoos" w:date="2019-05-20T22:11:00Z">
        <w:del w:id="1457" w:author="Sands, Scott A.,Ph.D." w:date="2019-06-06T09:58:00Z">
          <w:r w:rsidR="00A16DB4" w:rsidDel="006A1391">
            <w:rPr>
              <w:lang w:eastAsia="en-AU"/>
            </w:rPr>
            <w:delText xml:space="preserve">for </w:delText>
          </w:r>
        </w:del>
      </w:ins>
      <w:ins w:id="1458" w:author="Ahmad Abdulraheem M. Bamagoos" w:date="2019-05-20T22:04:00Z">
        <w:del w:id="1459" w:author="Sands, Scott A.,Ph.D." w:date="2019-06-06T09:58:00Z">
          <w:r w:rsidR="001534FC" w:rsidDel="006A1391">
            <w:rPr>
              <w:lang w:eastAsia="en-AU"/>
            </w:rPr>
            <w:delText>the relationships between OSA endotypes and oral appliance efficacy</w:delText>
          </w:r>
        </w:del>
      </w:ins>
      <w:ins w:id="1460" w:author="Ahmad Abdulraheem M. Bamagoos" w:date="2019-05-20T22:11:00Z">
        <w:del w:id="1461" w:author="Sands, Scott A.,Ph.D." w:date="2019-06-06T09:58:00Z">
          <w:r w:rsidR="00411F95" w:rsidRPr="00411F95" w:rsidDel="006A1391">
            <w:rPr>
              <w:lang w:eastAsia="en-AU"/>
            </w:rPr>
            <w:delText xml:space="preserve"> </w:delText>
          </w:r>
          <w:r w:rsidR="00411F95" w:rsidDel="006A1391">
            <w:rPr>
              <w:lang w:eastAsia="en-AU"/>
            </w:rPr>
            <w:delText xml:space="preserve">(i.e. treatment-related </w:delText>
          </w:r>
          <w:r w:rsidR="00411F95" w:rsidDel="006A1391">
            <w:rPr>
              <w:iCs/>
              <w:lang w:eastAsia="en-AU"/>
            </w:rPr>
            <w:delText>changes</w:delText>
          </w:r>
          <w:r w:rsidR="00411F95" w:rsidDel="006A1391">
            <w:rPr>
              <w:lang w:eastAsia="en-AU"/>
            </w:rPr>
            <w:delText xml:space="preserve"> in supine </w:delText>
          </w:r>
        </w:del>
      </w:ins>
      <w:ins w:id="1462" w:author="Ahmad Abdulraheem M. Bamagoos" w:date="2019-05-20T22:12:00Z">
        <w:del w:id="1463" w:author="Sands, Scott A.,Ph.D." w:date="2019-06-06T09:58:00Z">
          <w:r w:rsidR="00411F95" w:rsidDel="006A1391">
            <w:rPr>
              <w:lang w:eastAsia="en-AU"/>
            </w:rPr>
            <w:delText>sleep duration</w:delText>
          </w:r>
        </w:del>
      </w:ins>
      <w:ins w:id="1464" w:author="Ahmad Abdulraheem M. Bamagoos" w:date="2019-05-20T22:11:00Z">
        <w:del w:id="1465" w:author="Sands, Scott A.,Ph.D." w:date="2019-06-06T09:58:00Z">
          <w:r w:rsidR="00411F95" w:rsidDel="006A1391">
            <w:rPr>
              <w:lang w:eastAsia="en-AU"/>
            </w:rPr>
            <w:delText xml:space="preserve"> with therapy are not likely to be related to baseline physiological traits)</w:delText>
          </w:r>
        </w:del>
      </w:ins>
      <w:ins w:id="1466" w:author="Ahmad Abdulraheem M. Bamagoos" w:date="2019-05-20T22:09:00Z">
        <w:del w:id="1467" w:author="Sands, Scott A.,Ph.D." w:date="2019-06-06T09:58:00Z">
          <w:r w:rsidR="00A16DB4" w:rsidDel="006A1391">
            <w:rPr>
              <w:lang w:eastAsia="en-AU"/>
            </w:rPr>
            <w:delText>.</w:delText>
          </w:r>
          <w:r w:rsidR="00A16DB4" w:rsidDel="006A1391">
            <w:rPr>
              <w:iCs/>
            </w:rPr>
            <w:delText xml:space="preserve"> </w:delText>
          </w:r>
        </w:del>
        <w:r w:rsidR="00A16DB4">
          <w:rPr>
            <w:iCs/>
          </w:rPr>
          <w:t xml:space="preserve">Fourth, </w:t>
        </w:r>
      </w:ins>
      <w:del w:id="1468" w:author="Sands, Scott A.,Ph.D. [2]" w:date="2019-06-07T11:55:00Z">
        <w:r w:rsidR="0093752F" w:rsidDel="00716B9E">
          <w:rPr>
            <w:iCs/>
          </w:rPr>
          <w:delText>f</w:delText>
        </w:r>
        <w:r w:rsidR="0020124A" w:rsidDel="00716B9E">
          <w:rPr>
            <w:iCs/>
          </w:rPr>
          <w:delText>or the purposes of statistical power</w:delText>
        </w:r>
        <w:r w:rsidR="002E0D16" w:rsidDel="00716B9E">
          <w:rPr>
            <w:iCs/>
          </w:rPr>
          <w:delText>,</w:delText>
        </w:r>
        <w:r w:rsidR="00C739AC" w:rsidDel="00716B9E">
          <w:rPr>
            <w:iCs/>
          </w:rPr>
          <w:delText xml:space="preserve"> model simplicity</w:delText>
        </w:r>
        <w:r w:rsidR="001C1ABC" w:rsidDel="00716B9E">
          <w:rPr>
            <w:iCs/>
          </w:rPr>
          <w:delText>,</w:delText>
        </w:r>
        <w:r w:rsidR="002E0D16" w:rsidDel="00716B9E">
          <w:rPr>
            <w:iCs/>
          </w:rPr>
          <w:delText xml:space="preserve"> and</w:delText>
        </w:r>
        <w:r w:rsidR="002E0D16" w:rsidRPr="002E0D16" w:rsidDel="00716B9E">
          <w:rPr>
            <w:iCs/>
          </w:rPr>
          <w:delText xml:space="preserve"> </w:delText>
        </w:r>
        <w:r w:rsidR="002E0D16" w:rsidDel="00716B9E">
          <w:rPr>
            <w:iCs/>
          </w:rPr>
          <w:delText>mirroring our most recent work,</w:delText>
        </w:r>
        <w:r w:rsidR="00EE54C9" w:rsidDel="00716B9E">
          <w:fldChar w:fldCharType="begin"/>
        </w:r>
        <w:r w:rsidR="00EE54C9" w:rsidDel="00716B9E">
          <w:delInstrText xml:space="preserve"> HYPERLINK \l "_ENREF_25" \o "Marques, 2017 #618" </w:delInstrText>
        </w:r>
        <w:r w:rsidR="00EE54C9" w:rsidDel="00716B9E">
          <w:fldChar w:fldCharType="separate"/>
        </w:r>
        <w:r w:rsidR="00CE639D" w:rsidRPr="009A760B" w:rsidDel="00716B9E">
          <w:rPr>
            <w:iCs/>
          </w:rPr>
          <w:fldChar w:fldCharType="begin"/>
        </w:r>
        <w:r w:rsidR="00CE639D" w:rsidRPr="009A760B" w:rsidDel="00716B9E">
          <w:rPr>
            <w:iCs/>
          </w:rPr>
          <w:delInstrText xml:space="preserve"> ADDIN EN.CITE &lt;EndNote&gt;&lt;Cite&gt;&lt;Author&gt;Marques&lt;/Author&gt;&lt;Year&gt;2017&lt;/Year&gt;&lt;RecNum&gt;618&lt;/RecNum&gt;&lt;DisplayText&gt;&lt;style face="superscript"&gt;25&lt;/style&gt;&lt;/DisplayText&gt;&lt;record&gt;&lt;rec-number&gt;618&lt;/rec-number&gt;&lt;foreign-keys&gt;&lt;key app="EN" db-id="efzrvr9xzvsra7e559kxp2wsv9daaaarw52w" timestamp="1522046615"&gt;618&lt;/key&gt;&lt;/foreign-keys&gt;&lt;ref-type name="Journal Article"&gt;17&lt;/ref-type&gt;&lt;contributors&gt;&lt;authors&gt;&lt;author&gt;Melania Marques&lt;/author&gt;&lt;author&gt;Pedro Genta&lt;/author&gt;&lt;author&gt;Scott A. Sands&lt;/author&gt;&lt;author&gt;Luigi Taranto Montemurro&lt;/author&gt;&lt;author&gt;Ali Azarbarzin&lt;/author&gt;&lt;author&gt;Camila De Melo&lt;/author&gt;&lt;author&gt;David P. White&lt;/author&gt;&lt;author&gt;Andrew Wellman&lt;/author&gt;&lt;/authors&gt;&lt;/contributors&gt;&lt;titles&gt;&lt;title&gt;Characterizing Site and Severity of Upper Airway Collapse to Guide Patient Selection for Oral Appliance Therapy for Obstructive Sleep Apnea [abstract]&lt;/title&gt;&lt;secondary-title&gt;Am J Respir Crit Care Med&lt;/secondary-title&gt;&lt;/titles&gt;&lt;periodical&gt;&lt;full-title&gt;American Journal of Respiratory and Critical Care Medicine&lt;/full-title&gt;&lt;abbr-1&gt;Am. J. Respir. Crit. Care Med.&lt;/abbr-1&gt;&lt;abbr-2&gt;Am J Respir Crit Care Med&lt;/abbr-2&gt;&lt;abbr-3&gt;American Journal of Respiratory &amp;amp; Critical Care Medicine&lt;/abbr-3&gt;&lt;/periodical&gt;&lt;pages&gt;A2584-A2584&lt;/pages&gt;&lt;volume&gt;195&lt;/volume&gt;&lt;dates&gt;&lt;year&gt;2017&lt;/year&gt;&lt;/dates&gt;&lt;urls&gt;&lt;related-urls&gt;&lt;url&gt;&lt;style face="underline" font="default" size="100%"&gt;https://www.atsjournals.org/doi/abs/10.1164/ajrccm-conference.2017.195.1_MeetingAbstracts.A2584&lt;/style&gt;&lt;/url&gt;&lt;/related-urls&gt;&lt;/urls&gt;&lt;electronic-resource-num&gt;10.1164/ajrccm-conference.2017.195.1_MeetingAbstracts.A2584&lt;/electronic-resource-num&gt;&lt;/record&gt;&lt;/Cite&gt;&lt;/EndNote&gt;</w:delInstrText>
        </w:r>
        <w:r w:rsidR="00CE639D" w:rsidRPr="009A760B" w:rsidDel="00716B9E">
          <w:rPr>
            <w:iCs/>
          </w:rPr>
          <w:fldChar w:fldCharType="separate"/>
        </w:r>
        <w:r w:rsidR="00CE639D" w:rsidRPr="009A760B" w:rsidDel="00716B9E">
          <w:rPr>
            <w:iCs/>
            <w:noProof/>
            <w:vertAlign w:val="superscript"/>
          </w:rPr>
          <w:delText>25</w:delText>
        </w:r>
        <w:r w:rsidR="00CE639D" w:rsidRPr="009A760B" w:rsidDel="00716B9E">
          <w:rPr>
            <w:iCs/>
          </w:rPr>
          <w:fldChar w:fldCharType="end"/>
        </w:r>
        <w:r w:rsidR="00EE54C9" w:rsidDel="00716B9E">
          <w:rPr>
            <w:iCs/>
          </w:rPr>
          <w:fldChar w:fldCharType="end"/>
        </w:r>
        <w:r w:rsidR="00EE54C9" w:rsidDel="00716B9E">
          <w:fldChar w:fldCharType="begin"/>
        </w:r>
        <w:r w:rsidR="00EE54C9" w:rsidDel="00716B9E">
          <w:delInstrText xml:space="preserve"> HYPERLINK \l "_ENREF_47" \o "Marques, 2017 #3908" </w:delInstrText>
        </w:r>
        <w:r w:rsidR="00EE54C9" w:rsidDel="00716B9E">
          <w:fldChar w:fldCharType="end"/>
        </w:r>
        <w:r w:rsidR="0020124A" w:rsidDel="00716B9E">
          <w:rPr>
            <w:iCs/>
          </w:rPr>
          <w:delText xml:space="preserve"> </w:delText>
        </w:r>
      </w:del>
      <w:r w:rsidR="0020124A">
        <w:rPr>
          <w:iCs/>
        </w:rPr>
        <w:t>w</w:t>
      </w:r>
      <w:r w:rsidR="00097047">
        <w:rPr>
          <w:iCs/>
        </w:rPr>
        <w:t>e use</w:t>
      </w:r>
      <w:r w:rsidR="00FB1722">
        <w:rPr>
          <w:iCs/>
        </w:rPr>
        <w:t>d</w:t>
      </w:r>
      <w:r w:rsidR="00097047">
        <w:rPr>
          <w:iCs/>
        </w:rPr>
        <w:t xml:space="preserve"> the percent reduction in AHI as a continuous outcome measure </w:t>
      </w:r>
      <w:r w:rsidR="0020124A">
        <w:rPr>
          <w:iCs/>
        </w:rPr>
        <w:t xml:space="preserve">and </w:t>
      </w:r>
      <w:ins w:id="1469" w:author="Sands, Scott A.,Ph.D. [2]" w:date="2019-06-07T11:55:00Z">
        <w:r w:rsidR="00716B9E">
          <w:rPr>
            <w:iCs/>
          </w:rPr>
          <w:t xml:space="preserve">a single cutoff </w:t>
        </w:r>
      </w:ins>
      <w:del w:id="1470" w:author="Sands, Scott A.,Ph.D. [2]" w:date="2019-06-07T11:55:00Z">
        <w:r w:rsidR="00097047" w:rsidDel="00716B9E">
          <w:rPr>
            <w:iCs/>
          </w:rPr>
          <w:delText xml:space="preserve">the </w:delText>
        </w:r>
        <w:r w:rsidR="0020124A" w:rsidDel="00716B9E">
          <w:rPr>
            <w:iCs/>
          </w:rPr>
          <w:delText xml:space="preserve">historical </w:delText>
        </w:r>
        <w:r w:rsidR="00097047" w:rsidDel="00716B9E">
          <w:rPr>
            <w:iCs/>
          </w:rPr>
          <w:delText xml:space="preserve">median </w:delText>
        </w:r>
      </w:del>
      <w:ins w:id="1471" w:author="Sands, Scott A.,Ph.D. [2]" w:date="2019-06-07T11:56:00Z">
        <w:r w:rsidR="00716B9E">
          <w:rPr>
            <w:iCs/>
          </w:rPr>
          <w:t>(</w:t>
        </w:r>
      </w:ins>
      <w:ins w:id="1472" w:author="Sands, Scott A.,Ph.D. [2]" w:date="2019-06-07T11:57:00Z">
        <w:r w:rsidR="00716B9E">
          <w:rPr>
            <w:iCs/>
          </w:rPr>
          <w:t>&gt;</w:t>
        </w:r>
      </w:ins>
      <w:del w:id="1473" w:author="Sands, Scott A.,Ph.D. [2]" w:date="2019-06-07T11:56:00Z">
        <w:r w:rsidR="002E0D16" w:rsidDel="00716B9E">
          <w:rPr>
            <w:iCs/>
          </w:rPr>
          <w:delText>(</w:delText>
        </w:r>
      </w:del>
      <w:del w:id="1474" w:author="Sands, Scott A.,Ph.D. [2]" w:date="2019-06-07T11:55:00Z">
        <w:r w:rsidR="002E0D16" w:rsidDel="00716B9E">
          <w:rPr>
            <w:iCs/>
          </w:rPr>
          <w:delText>70</w:delText>
        </w:r>
      </w:del>
      <w:ins w:id="1475" w:author="Sands, Scott A.,Ph.D. [2]" w:date="2019-06-07T11:55:00Z">
        <w:r w:rsidR="00716B9E">
          <w:rPr>
            <w:iCs/>
          </w:rPr>
          <w:t>50</w:t>
        </w:r>
      </w:ins>
      <w:r w:rsidR="002E0D16">
        <w:rPr>
          <w:iCs/>
        </w:rPr>
        <w:t>%</w:t>
      </w:r>
      <w:ins w:id="1476" w:author="Sands, Scott A.,Ph.D. [2]" w:date="2019-06-07T11:57:00Z">
        <w:r w:rsidR="00716B9E">
          <w:rPr>
            <w:iCs/>
          </w:rPr>
          <w:t xml:space="preserve"> reduction</w:t>
        </w:r>
      </w:ins>
      <w:r w:rsidR="002E0D16">
        <w:rPr>
          <w:iCs/>
        </w:rPr>
        <w:t xml:space="preserve">) </w:t>
      </w:r>
      <w:del w:id="1477" w:author="Sands, Scott A.,Ph.D. [2]" w:date="2019-06-07T11:56:00Z">
        <w:r w:rsidR="002E0D16" w:rsidDel="00716B9E">
          <w:rPr>
            <w:iCs/>
          </w:rPr>
          <w:delText xml:space="preserve">cutoff </w:delText>
        </w:r>
      </w:del>
      <w:r w:rsidR="00097047">
        <w:rPr>
          <w:iCs/>
        </w:rPr>
        <w:t xml:space="preserve">to define the </w:t>
      </w:r>
      <w:del w:id="1478" w:author="Ahmad Abdulraheem M. Bamagoos" w:date="2019-06-06T11:33:00Z">
        <w:r w:rsidR="00097047" w:rsidDel="00290278">
          <w:rPr>
            <w:iCs/>
          </w:rPr>
          <w:delText xml:space="preserve">two distinct </w:delText>
        </w:r>
      </w:del>
      <w:ins w:id="1479" w:author="Ahmad Abdulraheem M. Bamagoos" w:date="2019-06-06T11:33:00Z">
        <w:r w:rsidR="00290278">
          <w:rPr>
            <w:iCs/>
          </w:rPr>
          <w:t>“true</w:t>
        </w:r>
      </w:ins>
      <w:ins w:id="1480" w:author="Sands, Scott A.,Ph.D. [2]" w:date="2019-06-07T11:57:00Z">
        <w:r w:rsidR="00716B9E">
          <w:rPr>
            <w:iCs/>
          </w:rPr>
          <w:t xml:space="preserve"> responders</w:t>
        </w:r>
      </w:ins>
      <w:ins w:id="1481" w:author="Ahmad Abdulraheem M. Bamagoos" w:date="2019-06-06T11:33:00Z">
        <w:r w:rsidR="00290278">
          <w:rPr>
            <w:iCs/>
          </w:rPr>
          <w:t>”</w:t>
        </w:r>
      </w:ins>
      <w:ins w:id="1482" w:author="Sands, Scott A.,Ph.D. [2]" w:date="2019-06-07T11:57:00Z">
        <w:r w:rsidR="00716B9E">
          <w:rPr>
            <w:iCs/>
          </w:rPr>
          <w:t xml:space="preserve"> (often </w:t>
        </w:r>
      </w:ins>
      <w:ins w:id="1483" w:author="Sands, Scott A.,Ph.D. [2]" w:date="2019-06-07T11:58:00Z">
        <w:r w:rsidR="00716B9E">
          <w:rPr>
            <w:iCs/>
          </w:rPr>
          <w:t xml:space="preserve">used to define non-responders vs </w:t>
        </w:r>
      </w:ins>
      <w:ins w:id="1484" w:author="Sands, Scott A.,Ph.D. [2]" w:date="2019-06-07T11:57:00Z">
        <w:r w:rsidR="00716B9E">
          <w:rPr>
            <w:iCs/>
          </w:rPr>
          <w:t>partial</w:t>
        </w:r>
      </w:ins>
      <w:ins w:id="1485" w:author="Sands, Scott A.,Ph.D. [2]" w:date="2019-06-07T11:58:00Z">
        <w:r w:rsidR="00716B9E">
          <w:rPr>
            <w:iCs/>
          </w:rPr>
          <w:t>-to-complete</w:t>
        </w:r>
      </w:ins>
      <w:ins w:id="1486" w:author="Sands, Scott A.,Ph.D. [2]" w:date="2019-06-07T11:57:00Z">
        <w:r w:rsidR="00716B9E">
          <w:rPr>
            <w:iCs/>
          </w:rPr>
          <w:t xml:space="preserve"> responders</w:t>
        </w:r>
      </w:ins>
      <w:ins w:id="1487" w:author="Sands, Scott A.,Ph.D. [2]" w:date="2019-06-07T11:58:00Z">
        <w:r w:rsidR="00716B9E" w:rsidRPr="00716B9E">
          <w:rPr>
            <w:iCs/>
            <w:highlight w:val="yellow"/>
            <w:vertAlign w:val="superscript"/>
            <w:rPrChange w:id="1488" w:author="Sands, Scott A.,Ph.D. [2]" w:date="2019-06-07T11:58:00Z">
              <w:rPr>
                <w:iCs/>
              </w:rPr>
            </w:rPrChange>
          </w:rPr>
          <w:t>[ref]</w:t>
        </w:r>
      </w:ins>
      <w:ins w:id="1489" w:author="Sands, Scott A.,Ph.D. [2]" w:date="2019-06-07T11:57:00Z">
        <w:r w:rsidR="00716B9E">
          <w:rPr>
            <w:iCs/>
          </w:rPr>
          <w:t>)</w:t>
        </w:r>
      </w:ins>
      <w:ins w:id="1490" w:author="Ahmad Abdulraheem M. Bamagoos" w:date="2019-06-06T11:33:00Z">
        <w:del w:id="1491" w:author="Sands, Scott A.,Ph.D. [2]" w:date="2019-06-07T11:56:00Z">
          <w:r w:rsidR="00290278" w:rsidDel="00716B9E">
            <w:rPr>
              <w:iCs/>
            </w:rPr>
            <w:delText xml:space="preserve"> </w:delText>
          </w:r>
        </w:del>
      </w:ins>
      <w:del w:id="1492" w:author="Sands, Scott A.,Ph.D. [2]" w:date="2019-06-07T11:56:00Z">
        <w:r w:rsidR="00097047" w:rsidDel="00716B9E">
          <w:rPr>
            <w:iCs/>
          </w:rPr>
          <w:delText>subgroups</w:delText>
        </w:r>
      </w:del>
      <w:ins w:id="1493" w:author="Ahmad Abdulraheem M. Bamagoos" w:date="2019-06-06T11:33:00Z">
        <w:del w:id="1494" w:author="Sands, Scott A.,Ph.D. [2]" w:date="2019-06-07T11:56:00Z">
          <w:r w:rsidR="00290278" w:rsidDel="00716B9E">
            <w:rPr>
              <w:iCs/>
            </w:rPr>
            <w:delText xml:space="preserve"> of response</w:delText>
          </w:r>
        </w:del>
      </w:ins>
      <w:del w:id="1495" w:author="Sands, Scott A.,Ph.D. [2]" w:date="2019-06-07T11:56:00Z">
        <w:r w:rsidR="002E0D16" w:rsidDel="00716B9E">
          <w:rPr>
            <w:iCs/>
          </w:rPr>
          <w:delText>.</w:delText>
        </w:r>
      </w:del>
      <w:ins w:id="1496" w:author="Sands, Scott A.,Ph.D. [2]" w:date="2019-06-07T11:56:00Z">
        <w:r w:rsidR="00716B9E">
          <w:rPr>
            <w:iCs/>
          </w:rPr>
          <w:t>; we note that changing th</w:t>
        </w:r>
      </w:ins>
      <w:ins w:id="1497" w:author="Sands, Scott A.,Ph.D. [2]" w:date="2019-06-07T11:58:00Z">
        <w:r w:rsidR="00EE54C9">
          <w:rPr>
            <w:iCs/>
          </w:rPr>
          <w:t>e</w:t>
        </w:r>
      </w:ins>
      <w:ins w:id="1498" w:author="Sands, Scott A.,Ph.D. [2]" w:date="2019-06-07T11:56:00Z">
        <w:r w:rsidR="00716B9E">
          <w:rPr>
            <w:iCs/>
          </w:rPr>
          <w:t xml:space="preserve"> </w:t>
        </w:r>
      </w:ins>
      <w:ins w:id="1499" w:author="Sands, Scott A.,Ph.D. [2]" w:date="2019-06-07T11:58:00Z">
        <w:r w:rsidR="00EE54C9">
          <w:rPr>
            <w:iCs/>
          </w:rPr>
          <w:t xml:space="preserve">cutoff </w:t>
        </w:r>
      </w:ins>
      <w:ins w:id="1500" w:author="Sands, Scott A.,Ph.D. [2]" w:date="2019-06-07T11:56:00Z">
        <w:r w:rsidR="00716B9E">
          <w:rPr>
            <w:iCs/>
          </w:rPr>
          <w:t xml:space="preserve">e.g. to </w:t>
        </w:r>
      </w:ins>
      <w:ins w:id="1501" w:author="Sands, Scott A.,Ph.D. [2]" w:date="2019-06-07T11:58:00Z">
        <w:r w:rsidR="00EE54C9">
          <w:rPr>
            <w:iCs/>
          </w:rPr>
          <w:t xml:space="preserve">a 60 or </w:t>
        </w:r>
      </w:ins>
      <w:ins w:id="1502" w:author="Sands, Scott A.,Ph.D. [2]" w:date="2019-06-07T11:56:00Z">
        <w:r w:rsidR="00716B9E">
          <w:rPr>
            <w:iCs/>
          </w:rPr>
          <w:t xml:space="preserve">70% reduction </w:t>
        </w:r>
      </w:ins>
      <w:del w:id="1503" w:author="Sands, Scott A.,Ph.D. [2]" w:date="2019-06-07T11:58:00Z">
        <w:r w:rsidR="002E0D16" w:rsidDel="00EE54C9">
          <w:rPr>
            <w:iCs/>
          </w:rPr>
          <w:delText xml:space="preserve"> </w:delText>
        </w:r>
      </w:del>
      <w:ins w:id="1504" w:author="Sands, Scott A.,Ph.D. [2]" w:date="2019-06-07T11:56:00Z">
        <w:r w:rsidR="00716B9E">
          <w:rPr>
            <w:iCs/>
          </w:rPr>
          <w:t>did not appreciably alter t</w:t>
        </w:r>
      </w:ins>
      <w:ins w:id="1505" w:author="Sands, Scott A.,Ph.D. [2]" w:date="2019-06-07T11:57:00Z">
        <w:r w:rsidR="00716B9E">
          <w:rPr>
            <w:iCs/>
          </w:rPr>
          <w:t xml:space="preserve">he </w:t>
        </w:r>
      </w:ins>
      <w:ins w:id="1506" w:author="Sands, Scott A.,Ph.D. [2]" w:date="2019-06-07T11:58:00Z">
        <w:r w:rsidR="00EE54C9">
          <w:rPr>
            <w:iCs/>
          </w:rPr>
          <w:t>findings</w:t>
        </w:r>
      </w:ins>
      <w:ins w:id="1507" w:author="Sands, Scott A.,Ph.D. [2]" w:date="2019-06-07T11:57:00Z">
        <w:r w:rsidR="00716B9E">
          <w:rPr>
            <w:iCs/>
          </w:rPr>
          <w:t xml:space="preserve">. </w:t>
        </w:r>
      </w:ins>
      <w:del w:id="1508" w:author="Sands, Scott A.,Ph.D. [2]" w:date="2019-06-07T11:57:00Z">
        <w:r w:rsidR="0078476E" w:rsidDel="00716B9E">
          <w:rPr>
            <w:iCs/>
          </w:rPr>
          <w:delText>However</w:delText>
        </w:r>
        <w:r w:rsidR="006E718A" w:rsidDel="00716B9E">
          <w:rPr>
            <w:iCs/>
          </w:rPr>
          <w:delText>,</w:delText>
        </w:r>
        <w:r w:rsidR="0078476E" w:rsidDel="00716B9E">
          <w:rPr>
            <w:iCs/>
          </w:rPr>
          <w:delText xml:space="preserve"> we also assessed other</w:delText>
        </w:r>
        <w:r w:rsidR="00C739AC" w:rsidDel="00716B9E">
          <w:rPr>
            <w:iCs/>
          </w:rPr>
          <w:delText xml:space="preserve"> </w:delText>
        </w:r>
        <w:r w:rsidR="0020124A" w:rsidDel="00716B9E">
          <w:rPr>
            <w:iCs/>
          </w:rPr>
          <w:delText>common definition</w:delText>
        </w:r>
        <w:r w:rsidR="0078476E" w:rsidDel="00716B9E">
          <w:rPr>
            <w:iCs/>
          </w:rPr>
          <w:delText>s</w:delText>
        </w:r>
        <w:r w:rsidR="00EE54C9" w:rsidDel="00716B9E">
          <w:fldChar w:fldCharType="begin"/>
        </w:r>
        <w:r w:rsidR="00EE54C9" w:rsidDel="00716B9E">
          <w:delInstrText xml:space="preserve"> HYPERLINK \l "_ENREF_44" \o "Sutherland, 2015 #237" </w:delInstrText>
        </w:r>
        <w:r w:rsidR="00EE54C9" w:rsidDel="00716B9E">
          <w:fldChar w:fldCharType="separate"/>
        </w:r>
        <w:r w:rsidR="00CE639D" w:rsidRPr="009A760B" w:rsidDel="00716B9E">
          <w:rPr>
            <w:iCs/>
          </w:rPr>
          <w:fldChar w:fldCharType="begin">
            <w:fldData xml:space="preserve">PEVuZE5vdGU+PENpdGU+PEF1dGhvcj5TdXRoZXJsYW5kPC9BdXRob3I+PFllYXI+MjAxNTwvWWVh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</w:fldData>
          </w:fldChar>
        </w:r>
        <w:r w:rsidR="00CE639D" w:rsidDel="00716B9E">
          <w:rPr>
            <w:iCs/>
          </w:rPr>
          <w:delInstrText xml:space="preserve"> ADDIN EN.CITE </w:delInstrText>
        </w:r>
        <w:r w:rsidR="00CE639D" w:rsidDel="00716B9E">
          <w:rPr>
            <w:iCs/>
          </w:rPr>
          <w:fldChar w:fldCharType="begin">
            <w:fldData xml:space="preserve">PEVuZE5vdGU+PENpdGU+PEF1dGhvcj5TdXRoZXJsYW5kPC9BdXRob3I+PFllYXI+MjAxNTwvWWVh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</w:fldData>
          </w:fldChar>
        </w:r>
        <w:r w:rsidR="00CE639D" w:rsidDel="00716B9E">
          <w:rPr>
            <w:iCs/>
          </w:rPr>
          <w:delInstrText xml:space="preserve"> ADDIN EN.CITE.DATA </w:delInstrText>
        </w:r>
        <w:r w:rsidR="00CE639D" w:rsidDel="00716B9E">
          <w:rPr>
            <w:iCs/>
          </w:rPr>
        </w:r>
        <w:r w:rsidR="00CE639D" w:rsidDel="00716B9E">
          <w:rPr>
            <w:iCs/>
          </w:rPr>
          <w:fldChar w:fldCharType="end"/>
        </w:r>
        <w:r w:rsidR="00CE639D" w:rsidRPr="009A760B" w:rsidDel="00716B9E">
          <w:rPr>
            <w:iCs/>
          </w:rPr>
        </w:r>
        <w:r w:rsidR="00CE639D" w:rsidRPr="009A760B" w:rsidDel="00716B9E">
          <w:rPr>
            <w:iCs/>
          </w:rPr>
          <w:fldChar w:fldCharType="separate"/>
        </w:r>
        <w:r w:rsidR="00CE639D" w:rsidRPr="00A4386F" w:rsidDel="00716B9E">
          <w:rPr>
            <w:iCs/>
            <w:noProof/>
            <w:vertAlign w:val="superscript"/>
          </w:rPr>
          <w:delText>44</w:delText>
        </w:r>
        <w:r w:rsidR="00CE639D" w:rsidRPr="009A760B" w:rsidDel="00716B9E">
          <w:rPr>
            <w:iCs/>
          </w:rPr>
          <w:fldChar w:fldCharType="end"/>
        </w:r>
        <w:r w:rsidR="00EE54C9" w:rsidDel="00716B9E">
          <w:rPr>
            <w:iCs/>
          </w:rPr>
          <w:fldChar w:fldCharType="end"/>
        </w:r>
        <w:r w:rsidR="0078476E" w:rsidDel="00716B9E">
          <w:rPr>
            <w:iCs/>
          </w:rPr>
          <w:delText xml:space="preserve"> with</w:delText>
        </w:r>
        <w:r w:rsidR="00C739AC" w:rsidDel="00716B9E">
          <w:rPr>
            <w:iCs/>
          </w:rPr>
          <w:delText xml:space="preserve"> consistent </w:delText>
        </w:r>
        <w:r w:rsidR="0078476E" w:rsidDel="00716B9E">
          <w:rPr>
            <w:iCs/>
          </w:rPr>
          <w:delText>results</w:delText>
        </w:r>
        <w:r w:rsidR="001C1ABC" w:rsidDel="00716B9E">
          <w:rPr>
            <w:iCs/>
          </w:rPr>
          <w:delText>:</w:delText>
        </w:r>
        <w:r w:rsidR="00C739AC" w:rsidDel="00716B9E">
          <w:rPr>
            <w:iCs/>
          </w:rPr>
          <w:delText xml:space="preserve"> </w:delText>
        </w:r>
      </w:del>
      <w:ins w:id="1509" w:author="Ahmad Abdulraheem M. Bamagoos" w:date="2019-06-06T11:34:00Z">
        <w:del w:id="1510" w:author="Sands, Scott A.,Ph.D. [2]" w:date="2019-06-07T11:57:00Z">
          <w:r w:rsidR="00290278" w:rsidDel="00716B9E">
            <w:rPr>
              <w:iCs/>
            </w:rPr>
            <w:delText>For example, w</w:delText>
          </w:r>
        </w:del>
      </w:ins>
      <w:ins w:id="1511" w:author="Sands, Scott A.,Ph.D. [2]" w:date="2019-06-07T11:57:00Z">
        <w:r w:rsidR="00716B9E">
          <w:rPr>
            <w:iCs/>
          </w:rPr>
          <w:t>W</w:t>
        </w:r>
      </w:ins>
      <w:del w:id="1512" w:author="Ahmad Abdulraheem M. Bamagoos" w:date="2019-06-06T11:34:00Z">
        <w:r w:rsidR="001C1ABC" w:rsidDel="00290278">
          <w:rPr>
            <w:iCs/>
          </w:rPr>
          <w:delText>W</w:delText>
        </w:r>
      </w:del>
      <w:r w:rsidR="001C1ABC">
        <w:rPr>
          <w:iCs/>
        </w:rPr>
        <w:t xml:space="preserve">e </w:t>
      </w:r>
      <w:ins w:id="1513" w:author="Sands, Scott A.,Ph.D. [2]" w:date="2019-06-07T11:57:00Z">
        <w:r w:rsidR="00716B9E">
          <w:rPr>
            <w:iCs/>
          </w:rPr>
          <w:t xml:space="preserve">also note that </w:t>
        </w:r>
      </w:ins>
      <w:del w:id="1514" w:author="Sands, Scott A.,Ph.D. [2]" w:date="2019-06-07T11:57:00Z">
        <w:r w:rsidR="001C1ABC" w:rsidDel="00716B9E">
          <w:rPr>
            <w:iCs/>
          </w:rPr>
          <w:delText xml:space="preserve">found that </w:delText>
        </w:r>
      </w:del>
      <w:ins w:id="1515" w:author="Sands, Scott A.,Ph.D. [2]" w:date="2019-06-07T11:57:00Z">
        <w:r w:rsidR="00716B9E">
          <w:rPr>
            <w:iCs/>
          </w:rPr>
          <w:t xml:space="preserve">the </w:t>
        </w:r>
      </w:ins>
      <w:r w:rsidR="001C1ABC">
        <w:rPr>
          <w:iCs/>
        </w:rPr>
        <w:t xml:space="preserve">proportions of patients defined as </w:t>
      </w:r>
      <w:r w:rsidR="0020124A" w:rsidRPr="008368A6">
        <w:rPr>
          <w:i/>
          <w:iCs/>
        </w:rPr>
        <w:t>complete responders</w:t>
      </w:r>
      <w:r w:rsidR="0020124A">
        <w:rPr>
          <w:iCs/>
        </w:rPr>
        <w:t xml:space="preserve"> (</w:t>
      </w:r>
      <w:r w:rsidR="004717A6">
        <w:rPr>
          <w:iCs/>
        </w:rPr>
        <w:t>≥</w:t>
      </w:r>
      <w:r w:rsidR="0020124A">
        <w:rPr>
          <w:iCs/>
        </w:rPr>
        <w:t xml:space="preserve">50% reduction </w:t>
      </w:r>
      <w:r w:rsidR="00C739AC">
        <w:rPr>
          <w:iCs/>
        </w:rPr>
        <w:t xml:space="preserve">in AHI </w:t>
      </w:r>
      <w:r w:rsidR="0020124A">
        <w:rPr>
          <w:iCs/>
        </w:rPr>
        <w:t>and residual AHI&lt;10</w:t>
      </w:r>
      <w:ins w:id="1516" w:author="Sands, Scott A.,Ph.D. [2]" w:date="2019-06-07T11:59:00Z">
        <w:r w:rsidR="00EE54C9">
          <w:rPr>
            <w:iCs/>
          </w:rPr>
          <w:t xml:space="preserve"> </w:t>
        </w:r>
      </w:ins>
      <w:r w:rsidR="004717A6">
        <w:rPr>
          <w:iCs/>
        </w:rPr>
        <w:t>events</w:t>
      </w:r>
      <w:r w:rsidR="0020124A">
        <w:rPr>
          <w:iCs/>
        </w:rPr>
        <w:t>/</w:t>
      </w:r>
      <w:proofErr w:type="spellStart"/>
      <w:r w:rsidR="0020124A">
        <w:rPr>
          <w:iCs/>
        </w:rPr>
        <w:t>hr</w:t>
      </w:r>
      <w:proofErr w:type="spellEnd"/>
      <w:r w:rsidR="0020124A">
        <w:rPr>
          <w:iCs/>
        </w:rPr>
        <w:t xml:space="preserve">), </w:t>
      </w:r>
      <w:r w:rsidR="0020124A" w:rsidRPr="008368A6">
        <w:rPr>
          <w:i/>
          <w:iCs/>
        </w:rPr>
        <w:t>partial responders</w:t>
      </w:r>
      <w:r w:rsidR="0020124A">
        <w:rPr>
          <w:iCs/>
        </w:rPr>
        <w:t xml:space="preserve"> (</w:t>
      </w:r>
      <w:r w:rsidR="004717A6">
        <w:rPr>
          <w:iCs/>
        </w:rPr>
        <w:t xml:space="preserve">≥50% reduction in AHI </w:t>
      </w:r>
      <w:ins w:id="1517" w:author="Sands, Scott A.,Ph.D. [2]" w:date="2019-06-07T11:59:00Z">
        <w:r w:rsidR="00EE54C9">
          <w:rPr>
            <w:iCs/>
          </w:rPr>
          <w:t xml:space="preserve">but </w:t>
        </w:r>
      </w:ins>
      <w:del w:id="1518" w:author="Sands, Scott A.,Ph.D. [2]" w:date="2019-06-07T11:59:00Z">
        <w:r w:rsidR="004717A6" w:rsidDel="00EE54C9">
          <w:rPr>
            <w:iCs/>
          </w:rPr>
          <w:delText xml:space="preserve">and </w:delText>
        </w:r>
      </w:del>
      <w:r w:rsidR="0020124A">
        <w:rPr>
          <w:iCs/>
        </w:rPr>
        <w:t>residual AHI</w:t>
      </w:r>
      <w:r w:rsidR="00F24DB8">
        <w:rPr>
          <w:iCs/>
        </w:rPr>
        <w:t xml:space="preserve"> </w:t>
      </w:r>
      <w:r w:rsidR="00C739AC">
        <w:rPr>
          <w:iCs/>
        </w:rPr>
        <w:t>≥</w:t>
      </w:r>
      <w:r w:rsidR="0020124A">
        <w:rPr>
          <w:iCs/>
        </w:rPr>
        <w:t>10</w:t>
      </w:r>
      <w:ins w:id="1519" w:author="Sands, Scott A.,Ph.D. [2]" w:date="2019-06-07T11:59:00Z">
        <w:r w:rsidR="00EE54C9">
          <w:rPr>
            <w:iCs/>
          </w:rPr>
          <w:t xml:space="preserve"> </w:t>
        </w:r>
      </w:ins>
      <w:r w:rsidR="004717A6">
        <w:rPr>
          <w:iCs/>
        </w:rPr>
        <w:t>events</w:t>
      </w:r>
      <w:r w:rsidR="0020124A">
        <w:rPr>
          <w:iCs/>
        </w:rPr>
        <w:t>/</w:t>
      </w:r>
      <w:proofErr w:type="spellStart"/>
      <w:r w:rsidR="0020124A">
        <w:rPr>
          <w:iCs/>
        </w:rPr>
        <w:t>hr</w:t>
      </w:r>
      <w:proofErr w:type="spellEnd"/>
      <w:r w:rsidR="0020124A">
        <w:rPr>
          <w:iCs/>
        </w:rPr>
        <w:t xml:space="preserve">) and </w:t>
      </w:r>
      <w:r w:rsidR="0020124A" w:rsidRPr="008368A6">
        <w:rPr>
          <w:i/>
          <w:iCs/>
        </w:rPr>
        <w:t>non-responders</w:t>
      </w:r>
      <w:r w:rsidR="00097047">
        <w:rPr>
          <w:iCs/>
        </w:rPr>
        <w:t xml:space="preserve"> </w:t>
      </w:r>
      <w:r w:rsidR="0020124A">
        <w:rPr>
          <w:iCs/>
        </w:rPr>
        <w:t>(</w:t>
      </w:r>
      <w:r w:rsidR="004717A6">
        <w:rPr>
          <w:iCs/>
        </w:rPr>
        <w:t>&lt;</w:t>
      </w:r>
      <w:r w:rsidR="0020124A">
        <w:rPr>
          <w:iCs/>
        </w:rPr>
        <w:t>50% reduction</w:t>
      </w:r>
      <w:r w:rsidR="004717A6">
        <w:rPr>
          <w:iCs/>
        </w:rPr>
        <w:t xml:space="preserve"> in AHI</w:t>
      </w:r>
      <w:r w:rsidR="0020124A">
        <w:rPr>
          <w:iCs/>
        </w:rPr>
        <w:t>)</w:t>
      </w:r>
      <w:r w:rsidR="00151418" w:rsidDel="00151418">
        <w:t xml:space="preserve"> </w:t>
      </w:r>
      <w:r w:rsidR="0020124A">
        <w:rPr>
          <w:iCs/>
        </w:rPr>
        <w:t>were 30:12:12 in predicted responders and 10:11:18 in predicted non-responders</w:t>
      </w:r>
      <w:r w:rsidR="00C739AC">
        <w:rPr>
          <w:iCs/>
        </w:rPr>
        <w:t xml:space="preserve"> (p=0.01, Fisher exact test)</w:t>
      </w:r>
      <w:r w:rsidR="00151418">
        <w:rPr>
          <w:iCs/>
        </w:rPr>
        <w:t>,</w:t>
      </w:r>
      <w:r w:rsidR="0020124A">
        <w:rPr>
          <w:iCs/>
        </w:rPr>
        <w:t xml:space="preserve"> </w:t>
      </w:r>
      <w:r w:rsidR="00A4734C">
        <w:rPr>
          <w:iCs/>
        </w:rPr>
        <w:t>respectively</w:t>
      </w:r>
      <w:r w:rsidR="00DD0520">
        <w:rPr>
          <w:iCs/>
        </w:rPr>
        <w:t xml:space="preserve">. </w:t>
      </w:r>
      <w:commentRangeStart w:id="1520"/>
      <w:del w:id="1521" w:author="Ahmad Abdulraheem M. Bamagoos" w:date="2019-05-17T15:35:00Z">
        <w:r w:rsidR="0093752F" w:rsidDel="00E87C3D">
          <w:rPr>
            <w:iCs/>
          </w:rPr>
          <w:delText>Third</w:delText>
        </w:r>
      </w:del>
      <w:del w:id="1522" w:author="Ahmad Abdulraheem M. Bamagoos" w:date="2019-05-18T00:37:00Z">
        <w:r w:rsidR="0093752F" w:rsidDel="00C94FBB">
          <w:rPr>
            <w:iCs/>
          </w:rPr>
          <w:delText xml:space="preserve">, data were taken from three larger </w:delText>
        </w:r>
        <w:r w:rsidR="00A4734C" w:rsidDel="00C94FBB">
          <w:rPr>
            <w:iCs/>
          </w:rPr>
          <w:delText xml:space="preserve">oral appliance </w:delText>
        </w:r>
        <w:r w:rsidR="0093752F" w:rsidDel="00C94FBB">
          <w:rPr>
            <w:iCs/>
          </w:rPr>
          <w:delText>trials, one of which had respiratory events scored using a 4% desaturation criteri</w:delText>
        </w:r>
        <w:r w:rsidR="004717A6" w:rsidDel="00C94FBB">
          <w:rPr>
            <w:iCs/>
          </w:rPr>
          <w:delText>on</w:delText>
        </w:r>
        <w:r w:rsidR="0093752F" w:rsidDel="00C94FBB">
          <w:rPr>
            <w:iCs/>
          </w:rPr>
          <w:delText xml:space="preserve"> for hypopneas </w:delText>
        </w:r>
        <w:r w:rsidR="004717A6" w:rsidDel="00C94FBB">
          <w:rPr>
            <w:iCs/>
          </w:rPr>
          <w:delText xml:space="preserve">while the </w:delText>
        </w:r>
        <w:r w:rsidR="0093752F" w:rsidDel="00C94FBB">
          <w:rPr>
            <w:iCs/>
          </w:rPr>
          <w:delText xml:space="preserve">others </w:delText>
        </w:r>
        <w:r w:rsidR="004717A6" w:rsidDel="00C94FBB">
          <w:rPr>
            <w:iCs/>
          </w:rPr>
          <w:delText xml:space="preserve">used a </w:delText>
        </w:r>
        <w:r w:rsidR="0093752F" w:rsidDel="00C94FBB">
          <w:rPr>
            <w:iCs/>
          </w:rPr>
          <w:delText>3% desaturation or arousal</w:delText>
        </w:r>
        <w:r w:rsidR="004717A6" w:rsidDel="00C94FBB">
          <w:rPr>
            <w:iCs/>
          </w:rPr>
          <w:delText xml:space="preserve"> criterion</w:delText>
        </w:r>
        <w:r w:rsidR="0093752F" w:rsidDel="00C94FBB">
          <w:rPr>
            <w:iCs/>
          </w:rPr>
          <w:delText>. We note that</w:delText>
        </w:r>
        <w:r w:rsidR="00F004DC" w:rsidRPr="00F004DC" w:rsidDel="00C94FBB">
          <w:rPr>
            <w:iCs/>
          </w:rPr>
          <w:delText xml:space="preserve"> </w:delText>
        </w:r>
        <w:r w:rsidR="00F004DC" w:rsidDel="00C94FBB">
          <w:rPr>
            <w:iCs/>
          </w:rPr>
          <w:delText>the scoring type did not contribute to the model (p=0.9) and</w:delText>
        </w:r>
        <w:r w:rsidR="0093752F" w:rsidDel="00C94FBB">
          <w:rPr>
            <w:iCs/>
          </w:rPr>
          <w:delText xml:space="preserve"> adjusting for the scoring type had no impact (&lt;1% change in model coefficient) on the association between endotypic subgroup and treatment efficacy. </w:delText>
        </w:r>
      </w:del>
      <w:bookmarkStart w:id="1523" w:name="_Hlk10801556"/>
      <w:del w:id="1524" w:author="Sands, Scott A.,Ph.D. [2]" w:date="2019-06-07T15:52:00Z">
        <w:r w:rsidR="0093752F" w:rsidDel="00E82CB8">
          <w:rPr>
            <w:iCs/>
          </w:rPr>
          <w:delText>Finally</w:delText>
        </w:r>
        <w:commentRangeEnd w:id="1520"/>
        <w:r w:rsidR="00386475" w:rsidDel="00E82CB8">
          <w:rPr>
            <w:rStyle w:val="CommentReference"/>
            <w:szCs w:val="20"/>
            <w:lang w:val="x-none"/>
          </w:rPr>
          <w:commentReference w:id="1520"/>
        </w:r>
      </w:del>
      <w:bookmarkStart w:id="1525" w:name="_Hlk10820598"/>
      <w:ins w:id="1526" w:author="Sands, Scott A.,Ph.D. [2]" w:date="2019-06-07T15:52:00Z">
        <w:r w:rsidR="00E82CB8">
          <w:rPr>
            <w:iCs/>
          </w:rPr>
          <w:t>Fifth</w:t>
        </w:r>
      </w:ins>
      <w:r w:rsidR="0093752F">
        <w:rPr>
          <w:iCs/>
        </w:rPr>
        <w:t xml:space="preserve">, </w:t>
      </w:r>
      <w:ins w:id="1527" w:author="Sands, Scott A.,Ph.D. [2]" w:date="2019-06-07T11:59:00Z">
        <w:r w:rsidR="00EE54C9">
          <w:rPr>
            <w:iCs/>
          </w:rPr>
          <w:t xml:space="preserve">we </w:t>
        </w:r>
      </w:ins>
      <w:ins w:id="1528" w:author="Sands, Scott A.,Ph.D. [2]" w:date="2019-06-07T12:00:00Z">
        <w:r w:rsidR="00EE54C9">
          <w:rPr>
            <w:iCs/>
          </w:rPr>
          <w:t>note that while subgroup differences in efficacy app</w:t>
        </w:r>
      </w:ins>
      <w:ins w:id="1529" w:author="Sands, Scott A.,Ph.D. [2]" w:date="2019-06-07T12:01:00Z">
        <w:r w:rsidR="00EE54C9">
          <w:rPr>
            <w:iCs/>
          </w:rPr>
          <w:t xml:space="preserve">ear </w:t>
        </w:r>
      </w:ins>
      <w:ins w:id="1530" w:author="Sands, Scott A.,Ph.D. [2]" w:date="2019-06-07T12:00:00Z">
        <w:r w:rsidR="00EE54C9">
          <w:rPr>
            <w:iCs/>
          </w:rPr>
          <w:t xml:space="preserve">clinically-relevant, the </w:t>
        </w:r>
      </w:ins>
      <w:ins w:id="1531" w:author="Sands, Scott A.,Ph.D. [2]" w:date="2019-06-07T11:59:00Z">
        <w:r w:rsidR="00EE54C9">
          <w:rPr>
            <w:iCs/>
          </w:rPr>
          <w:t xml:space="preserve">overall model </w:t>
        </w:r>
      </w:ins>
      <w:ins w:id="1532" w:author="Sands, Scott A.,Ph.D. [2]" w:date="2019-06-07T12:00:00Z">
        <w:r w:rsidR="00EE54C9">
          <w:rPr>
            <w:iCs/>
          </w:rPr>
          <w:t>accuracy is modest</w:t>
        </w:r>
      </w:ins>
      <w:ins w:id="1533" w:author="Sands, Scott A.,Ph.D. [2]" w:date="2019-06-07T12:01:00Z">
        <w:r w:rsidR="00EE54C9">
          <w:rPr>
            <w:iCs/>
          </w:rPr>
          <w:t xml:space="preserve"> (as noted above, predicted non-responders still average a 50% reduction in AHI; </w:t>
        </w:r>
        <w:proofErr w:type="gramStart"/>
        <w:r w:rsidR="00EE54C9">
          <w:rPr>
            <w:iCs/>
          </w:rPr>
          <w:t>thus</w:t>
        </w:r>
        <w:proofErr w:type="gramEnd"/>
        <w:r w:rsidR="00EE54C9">
          <w:rPr>
            <w:iCs/>
          </w:rPr>
          <w:t xml:space="preserve"> at present we are unable to identify a subgroup who may exhibit </w:t>
        </w:r>
      </w:ins>
      <w:ins w:id="1534" w:author="Sands, Scott A.,Ph.D. [2]" w:date="2019-06-07T12:02:00Z">
        <w:r w:rsidR="00224E46">
          <w:rPr>
            <w:iCs/>
          </w:rPr>
          <w:t>negligible benefit</w:t>
        </w:r>
      </w:ins>
      <w:ins w:id="1535" w:author="Sands, Scott A.,Ph.D. [2]" w:date="2019-06-07T12:01:00Z">
        <w:r w:rsidR="00EE54C9">
          <w:rPr>
            <w:iCs/>
          </w:rPr>
          <w:t>)</w:t>
        </w:r>
      </w:ins>
      <w:ins w:id="1536" w:author="Sands, Scott A.,Ph.D. [2]" w:date="2019-06-07T12:02:00Z">
        <w:r w:rsidR="00224E46">
          <w:rPr>
            <w:iCs/>
          </w:rPr>
          <w:t xml:space="preserve">. </w:t>
        </w:r>
        <w:bookmarkStart w:id="1537" w:name="_Hlk10801531"/>
        <w:bookmarkEnd w:id="1523"/>
        <w:r w:rsidR="00224E46">
          <w:rPr>
            <w:iCs/>
          </w:rPr>
          <w:t>Further incorporation of additional information on site/</w:t>
        </w:r>
      </w:ins>
      <w:del w:id="1538" w:author="Sands, Scott A.,Ph.D. [2]" w:date="2019-06-07T12:02:00Z">
        <w:r w:rsidR="004717A6" w:rsidDel="00224E46">
          <w:rPr>
            <w:iCs/>
          </w:rPr>
          <w:delText xml:space="preserve">as </w:delText>
        </w:r>
        <w:r w:rsidR="0093752F" w:rsidDel="00224E46">
          <w:rPr>
            <w:iCs/>
          </w:rPr>
          <w:delText xml:space="preserve">our endotypic traits do not consider the </w:delText>
        </w:r>
      </w:del>
      <w:r w:rsidR="0093752F">
        <w:rPr>
          <w:iCs/>
        </w:rPr>
        <w:t xml:space="preserve">structure </w:t>
      </w:r>
      <w:ins w:id="1539" w:author="Sands, Scott A.,Ph.D. [2]" w:date="2019-06-07T12:02:00Z">
        <w:r w:rsidR="00224E46">
          <w:rPr>
            <w:iCs/>
          </w:rPr>
          <w:t>of pharynge</w:t>
        </w:r>
      </w:ins>
      <w:ins w:id="1540" w:author="Sands, Scott A.,Ph.D. [2]" w:date="2019-06-07T12:03:00Z">
        <w:r w:rsidR="00224E46">
          <w:rPr>
            <w:iCs/>
          </w:rPr>
          <w:t xml:space="preserve">al </w:t>
        </w:r>
      </w:ins>
      <w:del w:id="1541" w:author="Sands, Scott A.,Ph.D. [2]" w:date="2019-06-07T12:03:00Z">
        <w:r w:rsidR="0093752F" w:rsidDel="00224E46">
          <w:rPr>
            <w:iCs/>
          </w:rPr>
          <w:delText xml:space="preserve">causing </w:delText>
        </w:r>
      </w:del>
      <w:r w:rsidR="0093752F">
        <w:rPr>
          <w:iCs/>
        </w:rPr>
        <w:t>obstruction</w:t>
      </w:r>
      <w:r w:rsidR="004717A6">
        <w:rPr>
          <w:iCs/>
        </w:rPr>
        <w:t>,</w:t>
      </w:r>
      <w:ins w:id="1542" w:author="Sands, Scott A.,Ph.D. [2]" w:date="2019-06-07T12:03:00Z">
        <w:r w:rsidR="00224E46">
          <w:rPr>
            <w:iCs/>
          </w:rPr>
          <w:t xml:space="preserve"> e.g. through </w:t>
        </w:r>
      </w:ins>
      <w:del w:id="1543" w:author="Sands, Scott A.,Ph.D. [2]" w:date="2019-06-07T12:03:00Z">
        <w:r w:rsidR="0093752F" w:rsidDel="00224E46">
          <w:rPr>
            <w:iCs/>
          </w:rPr>
          <w:delText xml:space="preserve"> f</w:delText>
        </w:r>
        <w:r w:rsidR="004D787F" w:rsidRPr="00B25424" w:rsidDel="00224E46">
          <w:rPr>
            <w:iCs/>
          </w:rPr>
          <w:delText xml:space="preserve">uture </w:delText>
        </w:r>
      </w:del>
      <w:r w:rsidR="004D787F" w:rsidRPr="00B25424">
        <w:rPr>
          <w:iCs/>
        </w:rPr>
        <w:t xml:space="preserve">coupling of </w:t>
      </w:r>
      <w:r w:rsidR="0093752F">
        <w:rPr>
          <w:iCs/>
        </w:rPr>
        <w:t xml:space="preserve">our </w:t>
      </w:r>
      <w:r w:rsidR="004D787F" w:rsidRPr="00B25424">
        <w:rPr>
          <w:iCs/>
        </w:rPr>
        <w:t xml:space="preserve">approach with other </w:t>
      </w:r>
      <w:r w:rsidR="00C56E99">
        <w:rPr>
          <w:iCs/>
        </w:rPr>
        <w:t>polysomnographic methods</w:t>
      </w:r>
      <w:ins w:id="1544" w:author="Sands, Scott A.,Ph.D. [2]" w:date="2019-06-07T12:03:00Z">
        <w:r w:rsidR="00224E46">
          <w:rPr>
            <w:iCs/>
          </w:rPr>
          <w:t xml:space="preserve"> (</w:t>
        </w:r>
      </w:ins>
      <w:del w:id="1545" w:author="Sands, Scott A.,Ph.D. [2]" w:date="2019-06-07T12:03:00Z">
        <w:r w:rsidR="00C56E99" w:rsidDel="00224E46">
          <w:rPr>
            <w:iCs/>
          </w:rPr>
          <w:delText>, e.g. estimat</w:delText>
        </w:r>
        <w:r w:rsidR="0093752F" w:rsidDel="00224E46">
          <w:rPr>
            <w:iCs/>
          </w:rPr>
          <w:delText>ing</w:delText>
        </w:r>
        <w:r w:rsidR="00C56E99" w:rsidDel="00224E46">
          <w:rPr>
            <w:iCs/>
          </w:rPr>
          <w:delText xml:space="preserve"> </w:delText>
        </w:r>
        <w:r w:rsidR="004D787F" w:rsidRPr="00B25424" w:rsidDel="00224E46">
          <w:rPr>
            <w:iCs/>
          </w:rPr>
          <w:delText xml:space="preserve">site of </w:delText>
        </w:r>
        <w:r w:rsidR="004717A6" w:rsidDel="00224E46">
          <w:rPr>
            <w:iCs/>
          </w:rPr>
          <w:delText>pharyngeal</w:delText>
        </w:r>
        <w:r w:rsidR="004D787F" w:rsidRPr="00B25424" w:rsidDel="00224E46">
          <w:rPr>
            <w:iCs/>
          </w:rPr>
          <w:delText xml:space="preserve"> collapse</w:delText>
        </w:r>
        <w:r w:rsidR="00C56E99" w:rsidDel="00224E46">
          <w:rPr>
            <w:iCs/>
          </w:rPr>
          <w:delText xml:space="preserve"> through </w:delText>
        </w:r>
      </w:del>
      <w:r w:rsidR="004D787F" w:rsidRPr="00B25424">
        <w:rPr>
          <w:iCs/>
        </w:rPr>
        <w:t>airflow shape</w:t>
      </w:r>
      <w:del w:id="1546" w:author="Sands, Scott A.,Ph.D. [2]" w:date="2019-06-07T12:03:00Z">
        <w:r w:rsidR="003B0E78" w:rsidDel="00224E46">
          <w:rPr>
            <w:iCs/>
          </w:rPr>
          <w:delText>,</w:delText>
        </w:r>
      </w:del>
      <w:hyperlink w:anchor="_ENREF_50" w:tooltip="Genta, 2017 #588" w:history="1">
        <w:r w:rsidR="00CE639D" w:rsidRPr="009A760B">
          <w:rPr>
            <w:iCs/>
          </w:rPr>
          <w:fldChar w:fldCharType="begin">
            <w:fldData xml:space="preserve">PEVuZE5vdGU+PENpdGU+PEF1dGhvcj5HZW50YTwvQXV0aG9yPjxZZWFyPjIwMTc8L1llYXI+PFJl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</w:fldData>
          </w:fldChar>
        </w:r>
        <w:r w:rsidR="00CE639D">
          <w:rPr>
            <w:iCs/>
          </w:rPr>
          <w:instrText xml:space="preserve"> ADDIN EN.CITE </w:instrText>
        </w:r>
        <w:r w:rsidR="00CE639D">
          <w:rPr>
            <w:iCs/>
          </w:rPr>
          <w:fldChar w:fldCharType="begin">
            <w:fldData xml:space="preserve">PEVuZE5vdGU+PENpdGU+PEF1dGhvcj5HZW50YTwvQXV0aG9yPjxZZWFyPjIwMTc8L1llYXI+PFJl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</w:fldData>
          </w:fldChar>
        </w:r>
        <w:r w:rsidR="00CE639D">
          <w:rPr>
            <w:iCs/>
          </w:rPr>
          <w:instrText xml:space="preserve"> ADDIN EN.CITE.DATA </w:instrText>
        </w:r>
        <w:r w:rsidR="00CE639D">
          <w:rPr>
            <w:iCs/>
          </w:rPr>
        </w:r>
        <w:r w:rsidR="00CE639D">
          <w:rPr>
            <w:iCs/>
          </w:rPr>
          <w:fldChar w:fldCharType="end"/>
        </w:r>
        <w:r w:rsidR="00CE639D" w:rsidRPr="009A760B">
          <w:rPr>
            <w:iCs/>
          </w:rPr>
        </w:r>
        <w:r w:rsidR="00CE639D" w:rsidRPr="009A760B">
          <w:rPr>
            <w:iCs/>
          </w:rPr>
          <w:fldChar w:fldCharType="separate"/>
        </w:r>
        <w:r w:rsidR="00CE639D" w:rsidRPr="00A4386F">
          <w:rPr>
            <w:iCs/>
            <w:noProof/>
            <w:vertAlign w:val="superscript"/>
          </w:rPr>
          <w:t>50</w:t>
        </w:r>
        <w:r w:rsidR="00CE639D" w:rsidRPr="009A760B">
          <w:rPr>
            <w:iCs/>
          </w:rPr>
          <w:fldChar w:fldCharType="end"/>
        </w:r>
      </w:hyperlink>
      <w:ins w:id="1547" w:author="Sands, Scott A.,Ph.D. [2]" w:date="2019-06-07T12:03:00Z">
        <w:r w:rsidR="00224E46">
          <w:rPr>
            <w:iCs/>
          </w:rPr>
          <w:t>)</w:t>
        </w:r>
      </w:ins>
      <w:ins w:id="1548" w:author="Sands, Scott A.,Ph.D. [2]" w:date="2019-06-07T15:51:00Z">
        <w:r w:rsidR="00E82CB8" w:rsidRPr="00E82CB8">
          <w:rPr>
            <w:iCs/>
          </w:rPr>
          <w:t xml:space="preserve"> </w:t>
        </w:r>
        <w:r w:rsidR="00E82CB8">
          <w:rPr>
            <w:iCs/>
          </w:rPr>
          <w:t>may</w:t>
        </w:r>
        <w:r w:rsidR="00E82CB8" w:rsidRPr="00B25424">
          <w:rPr>
            <w:iCs/>
          </w:rPr>
          <w:t xml:space="preserve"> further improve the </w:t>
        </w:r>
        <w:r w:rsidR="00E82CB8">
          <w:rPr>
            <w:iCs/>
          </w:rPr>
          <w:t xml:space="preserve">model </w:t>
        </w:r>
        <w:r w:rsidR="00E82CB8" w:rsidRPr="00B25424">
          <w:rPr>
            <w:iCs/>
          </w:rPr>
          <w:t>precision</w:t>
        </w:r>
        <w:r w:rsidR="00E82CB8">
          <w:rPr>
            <w:iCs/>
          </w:rPr>
          <w:t xml:space="preserve"> and </w:t>
        </w:r>
        <w:r w:rsidR="00E82CB8" w:rsidRPr="009A6CA1">
          <w:rPr>
            <w:iCs/>
          </w:rPr>
          <w:t>predictive performance.</w:t>
        </w:r>
      </w:ins>
      <w:ins w:id="1549" w:author="Sands, Scott A.,Ph.D. [2]" w:date="2019-06-07T15:52:00Z">
        <w:r w:rsidR="00E82CB8">
          <w:rPr>
            <w:iCs/>
          </w:rPr>
          <w:t xml:space="preserve"> </w:t>
        </w:r>
        <w:bookmarkStart w:id="1550" w:name="_Hlk10815403"/>
        <w:bookmarkEnd w:id="1525"/>
        <w:r w:rsidR="00E82CB8">
          <w:rPr>
            <w:iCs/>
          </w:rPr>
          <w:t xml:space="preserve">Finally, we caution that the </w:t>
        </w:r>
        <w:r w:rsidR="00E82CB8">
          <w:rPr>
            <w:lang w:eastAsia="en-AU"/>
          </w:rPr>
          <w:t>non-invasive</w:t>
        </w:r>
        <w:r w:rsidR="00E82CB8" w:rsidRPr="00143FAA">
          <w:rPr>
            <w:iCs/>
          </w:rPr>
          <w:t xml:space="preserve"> </w:t>
        </w:r>
        <w:r w:rsidR="00E82CB8">
          <w:rPr>
            <w:iCs/>
          </w:rPr>
          <w:t xml:space="preserve">measurements of </w:t>
        </w:r>
        <w:proofErr w:type="spellStart"/>
        <w:r w:rsidR="00E82CB8">
          <w:rPr>
            <w:lang w:eastAsia="en-AU"/>
          </w:rPr>
          <w:t>endotypic</w:t>
        </w:r>
        <w:proofErr w:type="spellEnd"/>
        <w:r w:rsidR="00E82CB8">
          <w:rPr>
            <w:lang w:eastAsia="en-AU"/>
          </w:rPr>
          <w:t xml:space="preserve"> traits were </w:t>
        </w:r>
        <w:r w:rsidR="00E82CB8">
          <w:rPr>
            <w:iCs/>
          </w:rPr>
          <w:t xml:space="preserve">validated against gold standard values in </w:t>
        </w:r>
        <w:r w:rsidR="00E82CB8">
          <w:rPr>
            <w:lang w:eastAsia="en-AU"/>
          </w:rPr>
          <w:t>relatively small samples (N=28-41) and would benefit from further refinement and validation studies</w:t>
        </w:r>
        <w:r w:rsidR="00E65172">
          <w:rPr>
            <w:lang w:eastAsia="en-AU"/>
          </w:rPr>
          <w:t>,</w:t>
        </w:r>
        <w:r w:rsidR="00E82CB8">
          <w:rPr>
            <w:lang w:eastAsia="en-AU"/>
          </w:rPr>
          <w:t xml:space="preserve"> including efforts to </w:t>
        </w:r>
      </w:ins>
      <w:ins w:id="1551" w:author="Sands, Scott A.,Ph.D. [2]" w:date="2019-06-07T15:53:00Z">
        <w:r w:rsidR="00E65172">
          <w:rPr>
            <w:lang w:eastAsia="en-AU"/>
          </w:rPr>
          <w:t xml:space="preserve">improve reliability (e.g. </w:t>
        </w:r>
      </w:ins>
      <w:ins w:id="1552" w:author="Sands, Scott A.,Ph.D. [2]" w:date="2019-06-07T15:54:00Z">
        <w:r w:rsidR="00E65172">
          <w:rPr>
            <w:lang w:eastAsia="en-AU"/>
          </w:rPr>
          <w:t xml:space="preserve">incorporating </w:t>
        </w:r>
      </w:ins>
      <w:ins w:id="1553" w:author="Sands, Scott A.,Ph.D. [2]" w:date="2019-06-07T15:53:00Z">
        <w:r w:rsidR="00E65172">
          <w:rPr>
            <w:lang w:eastAsia="en-AU"/>
          </w:rPr>
          <w:t xml:space="preserve">respiratory inductance </w:t>
        </w:r>
        <w:r w:rsidR="00E65172">
          <w:rPr>
            <w:iCs/>
          </w:rPr>
          <w:t>plethysmography</w:t>
        </w:r>
      </w:ins>
      <w:ins w:id="1554" w:author="Sands, Scott A.,Ph.D. [2]" w:date="2019-06-07T15:54:00Z">
        <w:r w:rsidR="00E65172">
          <w:rPr>
            <w:iCs/>
          </w:rPr>
          <w:t xml:space="preserve"> to handle mouth leak</w:t>
        </w:r>
      </w:ins>
      <w:ins w:id="1555" w:author="Sands, Scott A.,Ph.D. [2]" w:date="2019-06-07T15:53:00Z">
        <w:r w:rsidR="00E65172">
          <w:rPr>
            <w:iCs/>
          </w:rPr>
          <w:t>)</w:t>
        </w:r>
        <w:r w:rsidR="00E65172">
          <w:rPr>
            <w:lang w:eastAsia="en-AU"/>
          </w:rPr>
          <w:t xml:space="preserve"> </w:t>
        </w:r>
      </w:ins>
      <w:ins w:id="1556" w:author="Sands, Scott A.,Ph.D. [2]" w:date="2019-06-07T15:54:00Z">
        <w:r w:rsidR="00E65172">
          <w:rPr>
            <w:lang w:eastAsia="en-AU"/>
          </w:rPr>
          <w:t xml:space="preserve">and </w:t>
        </w:r>
      </w:ins>
      <w:ins w:id="1557" w:author="Sands, Scott A.,Ph.D. [2]" w:date="2019-06-07T15:52:00Z">
        <w:r w:rsidR="00E82CB8">
          <w:rPr>
            <w:lang w:eastAsia="en-AU"/>
          </w:rPr>
          <w:t xml:space="preserve">make </w:t>
        </w:r>
      </w:ins>
      <w:ins w:id="1558" w:author="Sands, Scott A.,Ph.D. [2]" w:date="2019-06-07T15:54:00Z">
        <w:r w:rsidR="00E65172">
          <w:rPr>
            <w:lang w:eastAsia="en-AU"/>
          </w:rPr>
          <w:t xml:space="preserve">the </w:t>
        </w:r>
      </w:ins>
      <w:ins w:id="1559" w:author="Sands, Scott A.,Ph.D. [2]" w:date="2019-06-07T15:52:00Z">
        <w:r w:rsidR="00E82CB8">
          <w:rPr>
            <w:lang w:eastAsia="en-AU"/>
          </w:rPr>
          <w:t>measurements independent of manual scoring</w:t>
        </w:r>
      </w:ins>
      <w:ins w:id="1560" w:author="Sands, Scott A.,Ph.D. [2]" w:date="2019-06-07T15:53:00Z">
        <w:r w:rsidR="00E65172">
          <w:rPr>
            <w:lang w:eastAsia="en-AU"/>
          </w:rPr>
          <w:t xml:space="preserve"> (e.g. </w:t>
        </w:r>
        <w:r w:rsidR="00E65172">
          <w:rPr>
            <w:iCs/>
          </w:rPr>
          <w:t>quantitative EEG analysis</w:t>
        </w:r>
        <w:commentRangeStart w:id="1561"/>
        <w:r w:rsidR="00E65172">
          <w:rPr>
            <w:iCs/>
          </w:rPr>
          <w:t>)</w:t>
        </w:r>
      </w:ins>
      <w:commentRangeEnd w:id="1561"/>
      <w:ins w:id="1562" w:author="Sands, Scott A.,Ph.D. [2]" w:date="2019-06-07T15:54:00Z">
        <w:r w:rsidR="00E65172">
          <w:rPr>
            <w:rStyle w:val="CommentReference"/>
            <w:szCs w:val="20"/>
            <w:lang w:val="x-none"/>
          </w:rPr>
          <w:commentReference w:id="1561"/>
        </w:r>
        <w:r w:rsidR="00E65172">
          <w:rPr>
            <w:iCs/>
          </w:rPr>
          <w:t xml:space="preserve">. </w:t>
        </w:r>
      </w:ins>
      <w:bookmarkEnd w:id="1550"/>
    </w:p>
    <w:p w14:paraId="30D20D06" w14:textId="65A19938" w:rsidR="004F4867" w:rsidRPr="006A1391" w:rsidDel="00E65172" w:rsidRDefault="0093752F" w:rsidP="00A16DB4">
      <w:pPr>
        <w:pStyle w:val="Body"/>
        <w:spacing w:line="480" w:lineRule="auto"/>
        <w:rPr>
          <w:del w:id="1563" w:author="Sands, Scott A.,Ph.D. [2]" w:date="2019-06-07T15:53:00Z"/>
          <w:lang w:eastAsia="en-AU"/>
          <w:rPrChange w:id="1564" w:author="Sands, Scott A.,Ph.D." w:date="2019-06-06T09:58:00Z">
            <w:rPr>
              <w:del w:id="1565" w:author="Sands, Scott A.,Ph.D. [2]" w:date="2019-06-07T15:53:00Z"/>
              <w:iCs/>
            </w:rPr>
          </w:rPrChange>
        </w:rPr>
      </w:pPr>
      <w:del w:id="1566" w:author="Sands, Scott A.,Ph.D. [2]" w:date="2019-06-07T15:53:00Z">
        <w:r w:rsidDel="00E65172">
          <w:rPr>
            <w:iCs/>
          </w:rPr>
          <w:delText xml:space="preserve"> </w:delText>
        </w:r>
      </w:del>
      <w:del w:id="1567" w:author="Sands, Scott A.,Ph.D. [2]" w:date="2019-06-07T15:51:00Z">
        <w:r w:rsidR="004D787F" w:rsidDel="00E82CB8">
          <w:rPr>
            <w:iCs/>
          </w:rPr>
          <w:delText>may</w:delText>
        </w:r>
        <w:r w:rsidR="004D787F" w:rsidRPr="00B25424" w:rsidDel="00E82CB8">
          <w:rPr>
            <w:iCs/>
          </w:rPr>
          <w:delText xml:space="preserve"> further improve the </w:delText>
        </w:r>
        <w:r w:rsidR="00DD0520" w:rsidDel="00E82CB8">
          <w:rPr>
            <w:iCs/>
          </w:rPr>
          <w:delText xml:space="preserve">model </w:delText>
        </w:r>
        <w:r w:rsidR="004D787F" w:rsidRPr="00B25424" w:rsidDel="00E82CB8">
          <w:rPr>
            <w:iCs/>
          </w:rPr>
          <w:delText>precision</w:delText>
        </w:r>
      </w:del>
      <w:ins w:id="1568" w:author="Ahmad Abdulraheem M. Bamagoos" w:date="2019-05-17T23:24:00Z">
        <w:del w:id="1569" w:author="Sands, Scott A.,Ph.D. [2]" w:date="2019-06-07T15:51:00Z">
          <w:r w:rsidR="009A6CA1" w:rsidDel="00E82CB8">
            <w:rPr>
              <w:iCs/>
            </w:rPr>
            <w:delText xml:space="preserve"> </w:delText>
          </w:r>
        </w:del>
      </w:ins>
      <w:ins w:id="1570" w:author="Ahmad Abdulraheem M. Bamagoos" w:date="2019-05-17T23:25:00Z">
        <w:del w:id="1571" w:author="Sands, Scott A.,Ph.D. [2]" w:date="2019-06-07T15:51:00Z">
          <w:r w:rsidR="009A6CA1" w:rsidDel="00E82CB8">
            <w:rPr>
              <w:iCs/>
            </w:rPr>
            <w:delText xml:space="preserve">and </w:delText>
          </w:r>
        </w:del>
      </w:ins>
      <w:ins w:id="1572" w:author="Ahmad Abdulraheem M. Bamagoos" w:date="2019-05-17T23:24:00Z">
        <w:del w:id="1573" w:author="Sands, Scott A.,Ph.D. [2]" w:date="2019-06-07T15:51:00Z">
          <w:r w:rsidR="009A6CA1" w:rsidRPr="009A6CA1" w:rsidDel="00E82CB8">
            <w:rPr>
              <w:iCs/>
            </w:rPr>
            <w:delText>predictive performance.</w:delText>
          </w:r>
        </w:del>
      </w:ins>
      <w:bookmarkEnd w:id="1537"/>
      <w:del w:id="1574" w:author="Sands, Scott A.,Ph.D. [2]" w:date="2019-06-07T15:53:00Z">
        <w:r w:rsidR="004D787F" w:rsidRPr="00B25424" w:rsidDel="00E65172">
          <w:rPr>
            <w:iCs/>
          </w:rPr>
          <w:delText>.</w:delText>
        </w:r>
      </w:del>
    </w:p>
    <w:p w14:paraId="5F219E34" w14:textId="037FE219" w:rsidR="005C2817" w:rsidDel="00E65172" w:rsidRDefault="005C2817">
      <w:pPr>
        <w:pStyle w:val="Body"/>
        <w:spacing w:line="480" w:lineRule="auto"/>
        <w:rPr>
          <w:del w:id="1575" w:author="Sands, Scott A.,Ph.D. [2]" w:date="2019-06-07T15:53:00Z"/>
        </w:rPr>
      </w:pPr>
    </w:p>
    <w:p w14:paraId="263F10A1" w14:textId="66C4DA00" w:rsidR="00E87C3D" w:rsidRDefault="00E87C3D">
      <w:pPr>
        <w:spacing w:after="200" w:line="276" w:lineRule="auto"/>
        <w:jc w:val="left"/>
        <w:rPr>
          <w:b/>
          <w:noProof w:val="0"/>
          <w:sz w:val="24"/>
          <w:szCs w:val="24"/>
          <w:lang w:eastAsia="x-none"/>
        </w:rPr>
      </w:pPr>
    </w:p>
    <w:p w14:paraId="091B4489" w14:textId="254369D0" w:rsidR="00002060" w:rsidRPr="00712269" w:rsidRDefault="00002060" w:rsidP="00892B68">
      <w:pPr>
        <w:pStyle w:val="Heading2"/>
      </w:pPr>
      <w:r w:rsidRPr="00712269">
        <w:t>Conclusions</w:t>
      </w:r>
    </w:p>
    <w:p w14:paraId="5402567F" w14:textId="2B193643" w:rsidR="00A55AC3" w:rsidRPr="00B25424" w:rsidRDefault="00B9055F" w:rsidP="003B0E78">
      <w:pPr>
        <w:pStyle w:val="Body"/>
        <w:spacing w:line="480" w:lineRule="auto"/>
        <w:rPr>
          <w:iCs/>
        </w:rPr>
      </w:pPr>
      <w:r>
        <w:rPr>
          <w:iCs/>
        </w:rPr>
        <w:t xml:space="preserve">In the largest study to date, </w:t>
      </w:r>
      <w:r w:rsidR="004F3A97">
        <w:rPr>
          <w:iCs/>
        </w:rPr>
        <w:t xml:space="preserve">we </w:t>
      </w:r>
      <w:r>
        <w:rPr>
          <w:iCs/>
        </w:rPr>
        <w:t>elucidate</w:t>
      </w:r>
      <w:r w:rsidR="004F3A97">
        <w:rPr>
          <w:iCs/>
        </w:rPr>
        <w:t>d</w:t>
      </w:r>
      <w:r>
        <w:rPr>
          <w:iCs/>
        </w:rPr>
        <w:t xml:space="preserve"> the </w:t>
      </w:r>
      <w:r w:rsidR="004F3A97">
        <w:rPr>
          <w:iCs/>
        </w:rPr>
        <w:t>relationships between</w:t>
      </w:r>
      <w:r w:rsidR="004F4867">
        <w:rPr>
          <w:iCs/>
        </w:rPr>
        <w:t xml:space="preserve"> the</w:t>
      </w:r>
      <w:r w:rsidR="004F3A97">
        <w:rPr>
          <w:iCs/>
        </w:rPr>
        <w:t xml:space="preserve"> </w:t>
      </w:r>
      <w:r>
        <w:rPr>
          <w:iCs/>
        </w:rPr>
        <w:t xml:space="preserve">pathophysiological </w:t>
      </w:r>
      <w:r w:rsidR="004F4867">
        <w:rPr>
          <w:iCs/>
        </w:rPr>
        <w:t xml:space="preserve">traits </w:t>
      </w:r>
      <w:r w:rsidR="004F3A97">
        <w:rPr>
          <w:iCs/>
        </w:rPr>
        <w:t xml:space="preserve">causing OSA and </w:t>
      </w:r>
      <w:r w:rsidR="00C739AC">
        <w:rPr>
          <w:iCs/>
        </w:rPr>
        <w:t xml:space="preserve">oral appliance treatment efficacy. </w:t>
      </w:r>
      <w:ins w:id="1576" w:author="Ahmad Abdulraheem M. Bamagoos" w:date="2019-05-13T12:42:00Z">
        <w:r w:rsidR="003B2696">
          <w:rPr>
            <w:iCs/>
          </w:rPr>
          <w:t xml:space="preserve">Although </w:t>
        </w:r>
      </w:ins>
      <w:ins w:id="1577" w:author="Sands, Scott A.,Ph.D. [2]" w:date="2019-06-07T18:01:00Z">
        <w:r w:rsidR="00D54CF7">
          <w:rPr>
            <w:iCs/>
          </w:rPr>
          <w:t xml:space="preserve">bivariate linear associations between efficacy and endotypes </w:t>
        </w:r>
      </w:ins>
      <w:ins w:id="1578" w:author="Ahmad Abdulraheem M. Bamagoos" w:date="2019-05-13T12:42:00Z">
        <w:del w:id="1579" w:author="Sands, Scott A.,Ph.D. [2]" w:date="2019-06-07T18:01:00Z">
          <w:r w:rsidR="003B2696" w:rsidDel="00D54CF7">
            <w:rPr>
              <w:iCs/>
            </w:rPr>
            <w:delText xml:space="preserve">univariable analyses </w:delText>
          </w:r>
        </w:del>
        <w:r w:rsidR="003B2696">
          <w:rPr>
            <w:iCs/>
          </w:rPr>
          <w:t xml:space="preserve">were </w:t>
        </w:r>
        <w:del w:id="1580" w:author="Sands, Scott A.,Ph.D. [2]" w:date="2019-06-07T18:01:00Z">
          <w:r w:rsidR="003B2696" w:rsidDel="00D54CF7">
            <w:rPr>
              <w:iCs/>
            </w:rPr>
            <w:delText>negative</w:delText>
          </w:r>
        </w:del>
      </w:ins>
      <w:ins w:id="1581" w:author="Sands, Scott A.,Ph.D. [2]" w:date="2019-06-07T18:01:00Z">
        <w:r w:rsidR="00D54CF7">
          <w:rPr>
            <w:iCs/>
          </w:rPr>
          <w:t>not evident</w:t>
        </w:r>
      </w:ins>
      <w:ins w:id="1582" w:author="Ahmad Abdulraheem M. Bamagoos" w:date="2019-05-13T12:42:00Z">
        <w:r w:rsidR="003B2696">
          <w:rPr>
            <w:iCs/>
          </w:rPr>
          <w:t>, o</w:t>
        </w:r>
      </w:ins>
      <w:del w:id="1583" w:author="Ahmad Abdulraheem M. Bamagoos" w:date="2019-05-13T12:42:00Z">
        <w:r w:rsidR="00C739AC" w:rsidDel="003B2696">
          <w:rPr>
            <w:iCs/>
          </w:rPr>
          <w:delText>O</w:delText>
        </w:r>
      </w:del>
      <w:r w:rsidR="00C739AC">
        <w:rPr>
          <w:iCs/>
        </w:rPr>
        <w:t>ur multivariable analys</w:t>
      </w:r>
      <w:r w:rsidR="00143664">
        <w:rPr>
          <w:iCs/>
        </w:rPr>
        <w:t>e</w:t>
      </w:r>
      <w:r w:rsidR="00C739AC">
        <w:rPr>
          <w:iCs/>
        </w:rPr>
        <w:t xml:space="preserve">s showed that </w:t>
      </w:r>
      <w:r w:rsidR="004F4867">
        <w:rPr>
          <w:iCs/>
        </w:rPr>
        <w:t>greater oral appliance efficacy</w:t>
      </w:r>
      <w:r w:rsidR="004F4867" w:rsidDel="004F4867">
        <w:rPr>
          <w:iCs/>
        </w:rPr>
        <w:t xml:space="preserve"> </w:t>
      </w:r>
      <w:r w:rsidR="004F4867">
        <w:rPr>
          <w:iCs/>
        </w:rPr>
        <w:t xml:space="preserve">is associated with favorable </w:t>
      </w:r>
      <w:r w:rsidR="00C739AC">
        <w:rPr>
          <w:iCs/>
        </w:rPr>
        <w:t xml:space="preserve">non-pharyngeal contributions to </w:t>
      </w:r>
      <w:r w:rsidR="004D787F">
        <w:rPr>
          <w:iCs/>
        </w:rPr>
        <w:t>OSA</w:t>
      </w:r>
      <w:r w:rsidR="00A4734C">
        <w:rPr>
          <w:iCs/>
        </w:rPr>
        <w:t xml:space="preserve"> at baseline</w:t>
      </w:r>
      <w:r w:rsidR="004D787F">
        <w:rPr>
          <w:iCs/>
        </w:rPr>
        <w:t xml:space="preserve"> </w:t>
      </w:r>
      <w:r w:rsidR="004F4867">
        <w:rPr>
          <w:iCs/>
        </w:rPr>
        <w:t>(</w:t>
      </w:r>
      <w:r w:rsidR="004D787F">
        <w:rPr>
          <w:iCs/>
        </w:rPr>
        <w:t xml:space="preserve">including </w:t>
      </w:r>
      <w:r w:rsidR="004F4867">
        <w:rPr>
          <w:iCs/>
        </w:rPr>
        <w:t xml:space="preserve">lower </w:t>
      </w:r>
      <w:r w:rsidR="004D787F">
        <w:rPr>
          <w:iCs/>
        </w:rPr>
        <w:t xml:space="preserve">loop gain, </w:t>
      </w:r>
      <w:r w:rsidR="004F4867">
        <w:rPr>
          <w:iCs/>
        </w:rPr>
        <w:t xml:space="preserve">higher </w:t>
      </w:r>
      <w:r w:rsidR="004D787F">
        <w:rPr>
          <w:iCs/>
        </w:rPr>
        <w:t xml:space="preserve">arousal threshold and </w:t>
      </w:r>
      <w:r w:rsidR="004F4867">
        <w:rPr>
          <w:iCs/>
        </w:rPr>
        <w:t xml:space="preserve">lower </w:t>
      </w:r>
      <w:r w:rsidR="004D787F">
        <w:rPr>
          <w:iCs/>
        </w:rPr>
        <w:t>ventilatory response to arousal</w:t>
      </w:r>
      <w:r w:rsidR="004F4867">
        <w:rPr>
          <w:iCs/>
        </w:rPr>
        <w:t>)</w:t>
      </w:r>
      <w:r w:rsidR="00837E11">
        <w:rPr>
          <w:iCs/>
        </w:rPr>
        <w:t>.</w:t>
      </w:r>
      <w:r w:rsidR="004D787F">
        <w:rPr>
          <w:iCs/>
        </w:rPr>
        <w:t xml:space="preserve"> </w:t>
      </w:r>
      <w:r w:rsidR="004F4867">
        <w:rPr>
          <w:iCs/>
        </w:rPr>
        <w:t xml:space="preserve">Greater </w:t>
      </w:r>
      <w:r w:rsidR="00837E11">
        <w:rPr>
          <w:iCs/>
        </w:rPr>
        <w:t>efficacy was also associated with</w:t>
      </w:r>
      <w:r w:rsidR="004D787F">
        <w:rPr>
          <w:iCs/>
        </w:rPr>
        <w:t xml:space="preserve"> </w:t>
      </w:r>
      <w:r w:rsidR="004F4867">
        <w:rPr>
          <w:iCs/>
        </w:rPr>
        <w:t>moderate (non-</w:t>
      </w:r>
      <w:r w:rsidR="004D787F">
        <w:rPr>
          <w:iCs/>
        </w:rPr>
        <w:t xml:space="preserve">mild or </w:t>
      </w:r>
      <w:r w:rsidR="004F4867">
        <w:rPr>
          <w:iCs/>
        </w:rPr>
        <w:t>non-</w:t>
      </w:r>
      <w:r w:rsidR="004D787F">
        <w:rPr>
          <w:iCs/>
        </w:rPr>
        <w:t>severe</w:t>
      </w:r>
      <w:r w:rsidR="004F4867">
        <w:rPr>
          <w:iCs/>
        </w:rPr>
        <w:t>)</w:t>
      </w:r>
      <w:r w:rsidR="004D787F">
        <w:rPr>
          <w:iCs/>
        </w:rPr>
        <w:t xml:space="preserve"> collapsibility and </w:t>
      </w:r>
      <w:r w:rsidR="004F4867">
        <w:rPr>
          <w:iCs/>
        </w:rPr>
        <w:t xml:space="preserve">weaker </w:t>
      </w:r>
      <w:r w:rsidR="005D78A2">
        <w:rPr>
          <w:iCs/>
        </w:rPr>
        <w:t xml:space="preserve">dilator </w:t>
      </w:r>
      <w:r w:rsidR="004D787F">
        <w:rPr>
          <w:iCs/>
        </w:rPr>
        <w:t>muscle compensation.</w:t>
      </w:r>
      <w:r w:rsidR="004F4867">
        <w:rPr>
          <w:iCs/>
        </w:rPr>
        <w:t xml:space="preserve"> </w:t>
      </w:r>
      <w:r w:rsidR="005D78A2">
        <w:rPr>
          <w:iCs/>
        </w:rPr>
        <w:t>C</w:t>
      </w:r>
      <w:r w:rsidR="004D787F">
        <w:rPr>
          <w:iCs/>
        </w:rPr>
        <w:t xml:space="preserve">ombining </w:t>
      </w:r>
      <w:proofErr w:type="spellStart"/>
      <w:r w:rsidR="004D787F">
        <w:rPr>
          <w:iCs/>
        </w:rPr>
        <w:t>endotypic</w:t>
      </w:r>
      <w:proofErr w:type="spellEnd"/>
      <w:r w:rsidR="004D787F">
        <w:rPr>
          <w:iCs/>
        </w:rPr>
        <w:t xml:space="preserve"> traits</w:t>
      </w:r>
      <w:r w:rsidR="005D78A2">
        <w:rPr>
          <w:iCs/>
        </w:rPr>
        <w:t xml:space="preserve"> </w:t>
      </w:r>
      <w:r>
        <w:rPr>
          <w:iCs/>
        </w:rPr>
        <w:t>identified</w:t>
      </w:r>
      <w:r w:rsidR="005D78A2">
        <w:rPr>
          <w:iCs/>
        </w:rPr>
        <w:t xml:space="preserve"> </w:t>
      </w:r>
      <w:r w:rsidR="005D78A2" w:rsidRPr="00E542D8">
        <w:rPr>
          <w:iCs/>
        </w:rPr>
        <w:t xml:space="preserve">a </w:t>
      </w:r>
      <w:r w:rsidR="002D7BA9">
        <w:rPr>
          <w:iCs/>
        </w:rPr>
        <w:t>“</w:t>
      </w:r>
      <w:r w:rsidR="004D787F" w:rsidRPr="007A235E">
        <w:rPr>
          <w:iCs/>
        </w:rPr>
        <w:t>predicted-responder</w:t>
      </w:r>
      <w:r w:rsidR="002D7BA9">
        <w:rPr>
          <w:iCs/>
        </w:rPr>
        <w:t>s”</w:t>
      </w:r>
      <w:r w:rsidR="004D787F">
        <w:rPr>
          <w:iCs/>
        </w:rPr>
        <w:t xml:space="preserve"> subgroup of patients </w:t>
      </w:r>
      <w:r w:rsidR="005D78A2">
        <w:rPr>
          <w:iCs/>
        </w:rPr>
        <w:t xml:space="preserve">who exhibited </w:t>
      </w:r>
      <w:r w:rsidR="00DD0520">
        <w:rPr>
          <w:iCs/>
        </w:rPr>
        <w:t>good</w:t>
      </w:r>
      <w:r w:rsidR="005D78A2">
        <w:rPr>
          <w:iCs/>
        </w:rPr>
        <w:t xml:space="preserve"> treatment efficacy and could </w:t>
      </w:r>
      <w:r w:rsidR="005D78A2">
        <w:rPr>
          <w:iCs/>
        </w:rPr>
        <w:lastRenderedPageBreak/>
        <w:t>potentially be targeted judiciously for early oral appliance</w:t>
      </w:r>
      <w:r w:rsidR="004D787F">
        <w:rPr>
          <w:iCs/>
        </w:rPr>
        <w:t xml:space="preserve"> </w:t>
      </w:r>
      <w:r w:rsidR="005D78A2">
        <w:rPr>
          <w:iCs/>
        </w:rPr>
        <w:t>intervention</w:t>
      </w:r>
      <w:r w:rsidR="004F4867">
        <w:rPr>
          <w:iCs/>
        </w:rPr>
        <w:t xml:space="preserve"> compared with a “predicted non-</w:t>
      </w:r>
      <w:proofErr w:type="gramStart"/>
      <w:r w:rsidR="004F4867">
        <w:rPr>
          <w:iCs/>
        </w:rPr>
        <w:t>responders”</w:t>
      </w:r>
      <w:proofErr w:type="gramEnd"/>
      <w:r w:rsidR="004F4867">
        <w:rPr>
          <w:iCs/>
        </w:rPr>
        <w:t xml:space="preserve"> subgroup</w:t>
      </w:r>
      <w:r w:rsidR="005D78A2">
        <w:rPr>
          <w:iCs/>
        </w:rPr>
        <w:t xml:space="preserve">. </w:t>
      </w:r>
      <w:r>
        <w:rPr>
          <w:iCs/>
        </w:rPr>
        <w:t xml:space="preserve">Further studies are needed to prospectively </w:t>
      </w:r>
      <w:r w:rsidR="004F3A97">
        <w:rPr>
          <w:iCs/>
        </w:rPr>
        <w:t xml:space="preserve">validate </w:t>
      </w:r>
      <w:r w:rsidR="004F4867">
        <w:rPr>
          <w:iCs/>
        </w:rPr>
        <w:t>our</w:t>
      </w:r>
      <w:r>
        <w:rPr>
          <w:iCs/>
        </w:rPr>
        <w:t xml:space="preserve"> predictive model </w:t>
      </w:r>
      <w:r w:rsidR="002E261E">
        <w:rPr>
          <w:iCs/>
        </w:rPr>
        <w:t>for clinical use</w:t>
      </w:r>
      <w:r>
        <w:rPr>
          <w:iCs/>
        </w:rPr>
        <w:t xml:space="preserve">. </w:t>
      </w:r>
      <w:r w:rsidR="000A29B4" w:rsidRPr="00B25424">
        <w:rPr>
          <w:iCs/>
        </w:rPr>
        <w:t>We anticipate</w:t>
      </w:r>
      <w:r w:rsidR="00A55AC3" w:rsidRPr="00B25424">
        <w:rPr>
          <w:iCs/>
        </w:rPr>
        <w:t xml:space="preserve"> that </w:t>
      </w:r>
      <w:r w:rsidR="002E261E">
        <w:rPr>
          <w:iCs/>
        </w:rPr>
        <w:t xml:space="preserve">identifying </w:t>
      </w:r>
      <w:r w:rsidR="002E261E" w:rsidRPr="00B25424">
        <w:rPr>
          <w:iCs/>
        </w:rPr>
        <w:t xml:space="preserve">endotypes </w:t>
      </w:r>
      <w:r w:rsidR="002E261E">
        <w:rPr>
          <w:iCs/>
        </w:rPr>
        <w:t xml:space="preserve">from </w:t>
      </w:r>
      <w:r w:rsidR="004F3A97">
        <w:rPr>
          <w:iCs/>
        </w:rPr>
        <w:t xml:space="preserve">routine </w:t>
      </w:r>
      <w:r w:rsidR="004F4867">
        <w:rPr>
          <w:iCs/>
        </w:rPr>
        <w:t xml:space="preserve">diagnostic </w:t>
      </w:r>
      <w:r>
        <w:rPr>
          <w:iCs/>
        </w:rPr>
        <w:t>polysomnograph</w:t>
      </w:r>
      <w:r w:rsidR="002E261E">
        <w:rPr>
          <w:iCs/>
        </w:rPr>
        <w:t>y</w:t>
      </w:r>
      <w:r w:rsidR="005D78A2" w:rsidRPr="00B25424">
        <w:rPr>
          <w:iCs/>
        </w:rPr>
        <w:t xml:space="preserve"> </w:t>
      </w:r>
      <w:r w:rsidR="005D78A2">
        <w:rPr>
          <w:iCs/>
        </w:rPr>
        <w:t xml:space="preserve">will </w:t>
      </w:r>
      <w:r w:rsidR="002E261E">
        <w:rPr>
          <w:iCs/>
        </w:rPr>
        <w:t>allow</w:t>
      </w:r>
      <w:r w:rsidR="00993853" w:rsidRPr="00B25424">
        <w:rPr>
          <w:iCs/>
        </w:rPr>
        <w:t xml:space="preserve"> </w:t>
      </w:r>
      <w:r w:rsidR="00F306AD">
        <w:rPr>
          <w:iCs/>
        </w:rPr>
        <w:t xml:space="preserve">patient </w:t>
      </w:r>
      <w:r w:rsidR="004F4867">
        <w:rPr>
          <w:iCs/>
        </w:rPr>
        <w:t>selection for</w:t>
      </w:r>
      <w:r w:rsidR="00F306AD">
        <w:rPr>
          <w:iCs/>
        </w:rPr>
        <w:t xml:space="preserve"> </w:t>
      </w:r>
      <w:r w:rsidR="00EB5F37">
        <w:rPr>
          <w:iCs/>
        </w:rPr>
        <w:t xml:space="preserve">personalized </w:t>
      </w:r>
      <w:r w:rsidR="005D78A2">
        <w:rPr>
          <w:iCs/>
        </w:rPr>
        <w:t>oral appliance</w:t>
      </w:r>
      <w:r w:rsidR="002D7BA9">
        <w:rPr>
          <w:iCs/>
        </w:rPr>
        <w:t xml:space="preserve"> therapy</w:t>
      </w:r>
      <w:r w:rsidR="00EB5F37">
        <w:rPr>
          <w:iCs/>
        </w:rPr>
        <w:t xml:space="preserve"> in OSA</w:t>
      </w:r>
      <w:r w:rsidR="00993853" w:rsidRPr="00B25424">
        <w:rPr>
          <w:iCs/>
        </w:rPr>
        <w:t>.</w:t>
      </w:r>
    </w:p>
    <w:p w14:paraId="5DDA92ED" w14:textId="77777777" w:rsidR="00E87C3D" w:rsidRDefault="00E87C3D">
      <w:pPr>
        <w:spacing w:after="200" w:line="276" w:lineRule="auto"/>
        <w:jc w:val="left"/>
        <w:rPr>
          <w:b/>
          <w:noProof w:val="0"/>
          <w:sz w:val="28"/>
          <w:szCs w:val="24"/>
          <w:lang w:eastAsia="x-none"/>
        </w:rPr>
      </w:pPr>
      <w:r>
        <w:br w:type="page"/>
      </w:r>
    </w:p>
    <w:p w14:paraId="6F68DA0E" w14:textId="3DF43D25" w:rsidR="00A575C7" w:rsidRPr="00D25EAE" w:rsidRDefault="00A575C7" w:rsidP="00D25EAE">
      <w:pPr>
        <w:pStyle w:val="Heading1"/>
      </w:pPr>
      <w:r w:rsidRPr="00D25EAE">
        <w:lastRenderedPageBreak/>
        <w:t xml:space="preserve">Acknowledgements </w:t>
      </w:r>
    </w:p>
    <w:p w14:paraId="7DC2CEFE" w14:textId="1079D958" w:rsidR="00EB5F37" w:rsidRDefault="00EE7CE6" w:rsidP="0084109A">
      <w:pPr>
        <w:spacing w:line="480" w:lineRule="auto"/>
        <w:jc w:val="left"/>
        <w:rPr>
          <w:sz w:val="24"/>
          <w:szCs w:val="24"/>
        </w:rPr>
      </w:pPr>
      <w:r>
        <w:rPr>
          <w:sz w:val="24"/>
          <w:szCs w:val="24"/>
        </w:rPr>
        <w:t xml:space="preserve">The authors are grateful to the </w:t>
      </w:r>
      <w:r w:rsidR="00D25EAE">
        <w:rPr>
          <w:sz w:val="24"/>
          <w:szCs w:val="24"/>
        </w:rPr>
        <w:t xml:space="preserve">staff and patients who were involved in the parent studies </w:t>
      </w:r>
      <w:r w:rsidR="002D7BA9">
        <w:rPr>
          <w:sz w:val="24"/>
          <w:szCs w:val="24"/>
        </w:rPr>
        <w:t xml:space="preserve">from which we collated </w:t>
      </w:r>
      <w:r w:rsidR="00DA1D2F">
        <w:rPr>
          <w:sz w:val="24"/>
          <w:szCs w:val="24"/>
        </w:rPr>
        <w:t>data for the current study</w:t>
      </w:r>
      <w:r w:rsidR="00D25EAE">
        <w:rPr>
          <w:sz w:val="24"/>
          <w:szCs w:val="24"/>
        </w:rPr>
        <w:t>.</w:t>
      </w:r>
      <w:r w:rsidR="002D7BA9">
        <w:rPr>
          <w:sz w:val="24"/>
          <w:szCs w:val="24"/>
        </w:rPr>
        <w:t xml:space="preserve"> </w:t>
      </w:r>
    </w:p>
    <w:p w14:paraId="04CBB80C" w14:textId="77777777" w:rsidR="0084109A" w:rsidRDefault="0084109A" w:rsidP="003B0E78">
      <w:pPr>
        <w:spacing w:line="480" w:lineRule="auto"/>
        <w:jc w:val="left"/>
        <w:rPr>
          <w:sz w:val="24"/>
          <w:szCs w:val="24"/>
        </w:rPr>
      </w:pPr>
    </w:p>
    <w:p w14:paraId="1491E617" w14:textId="765A550D" w:rsidR="00D25EAE" w:rsidRDefault="00D25EAE" w:rsidP="00D25EAE">
      <w:pPr>
        <w:pStyle w:val="Heading1"/>
      </w:pPr>
      <w:r>
        <w:t>Support</w:t>
      </w:r>
    </w:p>
    <w:p w14:paraId="16691567" w14:textId="7CF0BB46" w:rsidR="00EB5F37" w:rsidRDefault="00564AE0" w:rsidP="00564AE0">
      <w:pPr>
        <w:suppressLineNumbers/>
        <w:spacing w:line="480" w:lineRule="auto"/>
        <w:rPr>
          <w:sz w:val="24"/>
          <w:szCs w:val="24"/>
        </w:rPr>
      </w:pPr>
      <w:bookmarkStart w:id="1584" w:name="_Hlk526101065"/>
      <w:r w:rsidRPr="00D711F7">
        <w:rPr>
          <w:sz w:val="24"/>
          <w:szCs w:val="24"/>
        </w:rPr>
        <w:t>AB rece</w:t>
      </w:r>
      <w:r w:rsidR="00D711F7" w:rsidRPr="00D5793B">
        <w:rPr>
          <w:sz w:val="24"/>
          <w:szCs w:val="24"/>
        </w:rPr>
        <w:t>i</w:t>
      </w:r>
      <w:r w:rsidRPr="00D5793B">
        <w:rPr>
          <w:sz w:val="24"/>
          <w:szCs w:val="24"/>
        </w:rPr>
        <w:t xml:space="preserve">ves funding for his PhD studies from the Saudi Arabian Government </w:t>
      </w:r>
      <w:r w:rsidRPr="001247F3">
        <w:rPr>
          <w:sz w:val="24"/>
          <w:szCs w:val="24"/>
        </w:rPr>
        <w:t xml:space="preserve">(Department of Physiology, </w:t>
      </w:r>
      <w:r w:rsidRPr="00D711F7">
        <w:rPr>
          <w:sz w:val="24"/>
          <w:szCs w:val="24"/>
        </w:rPr>
        <w:t>Rabigh Medical School, King Abdulaziz University). SS was supported by the American Heart Association (15SDG25890059), American Thoracic Society Foundation</w:t>
      </w:r>
      <w:r w:rsidR="00DD0520">
        <w:rPr>
          <w:sz w:val="24"/>
          <w:szCs w:val="24"/>
        </w:rPr>
        <w:t>,</w:t>
      </w:r>
      <w:r w:rsidRPr="00D711F7">
        <w:rPr>
          <w:sz w:val="24"/>
          <w:szCs w:val="24"/>
        </w:rPr>
        <w:t xml:space="preserve"> </w:t>
      </w:r>
      <w:r w:rsidR="00D711F7" w:rsidRPr="00D711F7">
        <w:rPr>
          <w:sz w:val="24"/>
          <w:szCs w:val="24"/>
        </w:rPr>
        <w:t xml:space="preserve">and </w:t>
      </w:r>
      <w:r w:rsidR="00DD0520">
        <w:rPr>
          <w:sz w:val="24"/>
          <w:szCs w:val="24"/>
        </w:rPr>
        <w:t xml:space="preserve">the </w:t>
      </w:r>
      <w:r w:rsidRPr="00D711F7">
        <w:rPr>
          <w:sz w:val="24"/>
          <w:szCs w:val="24"/>
        </w:rPr>
        <w:t>National Institute of Health (R01HL102321)</w:t>
      </w:r>
      <w:r w:rsidR="00D711F7" w:rsidRPr="00D711F7">
        <w:rPr>
          <w:sz w:val="24"/>
          <w:szCs w:val="24"/>
        </w:rPr>
        <w:t xml:space="preserve">. </w:t>
      </w:r>
      <w:r w:rsidRPr="008368A6">
        <w:rPr>
          <w:sz w:val="24"/>
          <w:szCs w:val="24"/>
        </w:rPr>
        <w:t>D</w:t>
      </w:r>
      <w:r w:rsidR="00A4734C">
        <w:rPr>
          <w:sz w:val="24"/>
          <w:szCs w:val="24"/>
        </w:rPr>
        <w:t>J</w:t>
      </w:r>
      <w:r w:rsidRPr="008368A6">
        <w:rPr>
          <w:sz w:val="24"/>
          <w:szCs w:val="24"/>
        </w:rPr>
        <w:t xml:space="preserve">E </w:t>
      </w:r>
      <w:r w:rsidR="00A4734C">
        <w:rPr>
          <w:sz w:val="24"/>
          <w:szCs w:val="24"/>
        </w:rPr>
        <w:t xml:space="preserve">is supported by a </w:t>
      </w:r>
      <w:r w:rsidR="002D7BA9" w:rsidRPr="002D7BA9">
        <w:rPr>
          <w:sz w:val="24"/>
          <w:szCs w:val="24"/>
        </w:rPr>
        <w:t>National Health and Medical Research Council</w:t>
      </w:r>
      <w:r w:rsidR="002D7BA9" w:rsidRPr="002D7BA9" w:rsidDel="002D7BA9">
        <w:rPr>
          <w:sz w:val="24"/>
          <w:szCs w:val="24"/>
        </w:rPr>
        <w:t xml:space="preserve"> </w:t>
      </w:r>
      <w:r w:rsidRPr="008368A6">
        <w:rPr>
          <w:sz w:val="24"/>
          <w:szCs w:val="24"/>
        </w:rPr>
        <w:t>Australia</w:t>
      </w:r>
      <w:r w:rsidR="002D7BA9">
        <w:rPr>
          <w:sz w:val="24"/>
          <w:szCs w:val="24"/>
        </w:rPr>
        <w:t xml:space="preserve"> </w:t>
      </w:r>
      <w:r w:rsidR="00522910">
        <w:rPr>
          <w:sz w:val="24"/>
          <w:szCs w:val="24"/>
        </w:rPr>
        <w:t xml:space="preserve">Senior Research Fellowship </w:t>
      </w:r>
      <w:r w:rsidR="00522910" w:rsidRPr="00522910">
        <w:rPr>
          <w:sz w:val="24"/>
          <w:szCs w:val="24"/>
        </w:rPr>
        <w:t>(1116942)</w:t>
      </w:r>
      <w:r w:rsidR="00D25EAE">
        <w:rPr>
          <w:sz w:val="24"/>
          <w:szCs w:val="24"/>
        </w:rPr>
        <w:t>.</w:t>
      </w:r>
      <w:r w:rsidR="0060139D">
        <w:rPr>
          <w:sz w:val="24"/>
          <w:szCs w:val="24"/>
        </w:rPr>
        <w:t xml:space="preserve"> </w:t>
      </w:r>
      <w:r w:rsidR="0060139D" w:rsidRPr="0060139D">
        <w:rPr>
          <w:sz w:val="24"/>
          <w:szCs w:val="24"/>
        </w:rPr>
        <w:t>BE is supported by a Heart Foundation of Australia Future Leader Fellowship (101167) and holds grants from the National Health and Medical Research Council Australia.</w:t>
      </w:r>
    </w:p>
    <w:p w14:paraId="145102BD" w14:textId="59A11E09" w:rsidR="00564AE0" w:rsidRDefault="00564AE0" w:rsidP="003B0E78">
      <w:pPr>
        <w:suppressLineNumbers/>
        <w:spacing w:line="480" w:lineRule="auto"/>
        <w:rPr>
          <w:sz w:val="24"/>
          <w:szCs w:val="24"/>
        </w:rPr>
      </w:pPr>
    </w:p>
    <w:p w14:paraId="4789B0F8" w14:textId="77777777" w:rsidR="00D25EAE" w:rsidRPr="00D25EAE" w:rsidRDefault="00D25EAE" w:rsidP="00D25EAE">
      <w:pPr>
        <w:pStyle w:val="Heading1"/>
      </w:pPr>
      <w:r w:rsidRPr="00D25EAE">
        <w:t>Disclosure Statement</w:t>
      </w:r>
    </w:p>
    <w:p w14:paraId="3173F422" w14:textId="02862314" w:rsidR="00D25EAE" w:rsidRPr="00D711F7" w:rsidRDefault="00D25EAE" w:rsidP="00564AE0">
      <w:pPr>
        <w:suppressLineNumbers/>
        <w:spacing w:line="480" w:lineRule="auto"/>
        <w:rPr>
          <w:sz w:val="24"/>
          <w:szCs w:val="24"/>
        </w:rPr>
      </w:pPr>
      <w:r w:rsidRPr="00D711F7">
        <w:rPr>
          <w:sz w:val="24"/>
          <w:szCs w:val="24"/>
        </w:rPr>
        <w:t>AW receives research support from Philips Respironics. SS and AW served as consultants for Cambridge Sound Management</w:t>
      </w:r>
      <w:r>
        <w:rPr>
          <w:sz w:val="24"/>
          <w:szCs w:val="24"/>
        </w:rPr>
        <w:t>,</w:t>
      </w:r>
      <w:r w:rsidRPr="00D711F7">
        <w:rPr>
          <w:sz w:val="24"/>
          <w:szCs w:val="24"/>
        </w:rPr>
        <w:t xml:space="preserve"> Nox Medical</w:t>
      </w:r>
      <w:r>
        <w:rPr>
          <w:sz w:val="24"/>
          <w:szCs w:val="24"/>
        </w:rPr>
        <w:t>, Inspire</w:t>
      </w:r>
      <w:r w:rsidRPr="00D711F7">
        <w:rPr>
          <w:sz w:val="24"/>
          <w:szCs w:val="24"/>
        </w:rPr>
        <w:t xml:space="preserve">. SS also serves as a consultant for Merck. </w:t>
      </w:r>
      <w:r w:rsidR="00DA1D2F">
        <w:rPr>
          <w:sz w:val="24"/>
          <w:szCs w:val="24"/>
        </w:rPr>
        <w:t xml:space="preserve">SS also receives grant support from Apnimed. </w:t>
      </w:r>
      <w:r w:rsidRPr="00D46E06">
        <w:rPr>
          <w:sz w:val="24"/>
          <w:szCs w:val="24"/>
        </w:rPr>
        <w:t>PC has an appointment to an endowed academic Chair at the University of Sydney that was established from ResMed funding. He has received research support from ResMed, SomnoMed and Zephyr Sleep Technologies. He is a consultant / adviser to Zephyr Sleep Technologies, ResMed (Narval), and Bayer. He has a pecuniary interest in SomnoMed related to a previous role in R&amp;D (2004)</w:t>
      </w:r>
      <w:r w:rsidRPr="00D711F7">
        <w:rPr>
          <w:sz w:val="24"/>
          <w:szCs w:val="24"/>
        </w:rPr>
        <w:t>.</w:t>
      </w:r>
      <w:r>
        <w:rPr>
          <w:sz w:val="24"/>
          <w:szCs w:val="24"/>
        </w:rPr>
        <w:t xml:space="preserve"> D</w:t>
      </w:r>
      <w:r w:rsidR="00A4734C">
        <w:rPr>
          <w:sz w:val="24"/>
          <w:szCs w:val="24"/>
        </w:rPr>
        <w:t>J</w:t>
      </w:r>
      <w:r>
        <w:rPr>
          <w:sz w:val="24"/>
          <w:szCs w:val="24"/>
        </w:rPr>
        <w:t xml:space="preserve">E </w:t>
      </w:r>
      <w:r w:rsidR="00522910">
        <w:rPr>
          <w:sz w:val="24"/>
          <w:szCs w:val="24"/>
        </w:rPr>
        <w:t>has research grants</w:t>
      </w:r>
      <w:r w:rsidR="00522910" w:rsidRPr="00D46E06">
        <w:rPr>
          <w:sz w:val="24"/>
          <w:szCs w:val="24"/>
        </w:rPr>
        <w:t xml:space="preserve"> </w:t>
      </w:r>
      <w:r w:rsidRPr="00D46E06">
        <w:rPr>
          <w:sz w:val="24"/>
          <w:szCs w:val="24"/>
        </w:rPr>
        <w:t>from Bayer</w:t>
      </w:r>
      <w:r w:rsidR="00522910">
        <w:rPr>
          <w:sz w:val="24"/>
          <w:szCs w:val="24"/>
        </w:rPr>
        <w:t xml:space="preserve">, Apnimed and a </w:t>
      </w:r>
      <w:r w:rsidR="00522910" w:rsidRPr="00522910">
        <w:rPr>
          <w:sz w:val="24"/>
          <w:szCs w:val="24"/>
        </w:rPr>
        <w:t xml:space="preserve">Cooperative </w:t>
      </w:r>
      <w:r w:rsidR="00522910">
        <w:rPr>
          <w:sz w:val="24"/>
          <w:szCs w:val="24"/>
        </w:rPr>
        <w:t>Research Centre Project Grant (</w:t>
      </w:r>
      <w:r w:rsidR="00522910" w:rsidRPr="00522910">
        <w:rPr>
          <w:sz w:val="24"/>
          <w:szCs w:val="24"/>
        </w:rPr>
        <w:t>a joint Government, Academia and Industry collaboration</w:t>
      </w:r>
      <w:r w:rsidR="00522910">
        <w:rPr>
          <w:sz w:val="24"/>
          <w:szCs w:val="24"/>
        </w:rPr>
        <w:t xml:space="preserve">, </w:t>
      </w:r>
      <w:r w:rsidR="00522910" w:rsidRPr="00522910">
        <w:rPr>
          <w:sz w:val="24"/>
          <w:szCs w:val="24"/>
        </w:rPr>
        <w:t>Industry partner: Oventus Medical)</w:t>
      </w:r>
      <w:r w:rsidRPr="00D46E06">
        <w:rPr>
          <w:sz w:val="24"/>
          <w:szCs w:val="24"/>
        </w:rPr>
        <w:t>.</w:t>
      </w:r>
      <w:r w:rsidR="00542201">
        <w:rPr>
          <w:sz w:val="24"/>
          <w:szCs w:val="24"/>
        </w:rPr>
        <w:t xml:space="preserve"> </w:t>
      </w:r>
      <w:r w:rsidR="0060139D" w:rsidRPr="0060139D">
        <w:rPr>
          <w:sz w:val="24"/>
          <w:szCs w:val="24"/>
        </w:rPr>
        <w:t>BE receives grant support from Apnimed.</w:t>
      </w:r>
    </w:p>
    <w:bookmarkEnd w:id="1584"/>
    <w:p w14:paraId="7B5DEFD2" w14:textId="77777777" w:rsidR="00AE3D0A" w:rsidRPr="00AB3490" w:rsidRDefault="00AE3D0A" w:rsidP="00AE3D0A">
      <w:pPr>
        <w:spacing w:line="480" w:lineRule="auto"/>
        <w:rPr>
          <w:sz w:val="24"/>
          <w:szCs w:val="24"/>
        </w:rPr>
      </w:pPr>
    </w:p>
    <w:p w14:paraId="3B643078" w14:textId="539F316D" w:rsidR="00EB5F37" w:rsidRDefault="00EB5F37">
      <w:pPr>
        <w:spacing w:after="200" w:line="276" w:lineRule="auto"/>
        <w:jc w:val="left"/>
        <w:rPr>
          <w:b/>
          <w:noProof w:val="0"/>
          <w:sz w:val="28"/>
          <w:szCs w:val="24"/>
          <w:lang w:eastAsia="x-none"/>
        </w:rPr>
      </w:pPr>
      <w:r>
        <w:br w:type="page"/>
      </w:r>
    </w:p>
    <w:p w14:paraId="0FFB98CB" w14:textId="1FED3C6B" w:rsidR="00ED7AE6" w:rsidRPr="00712269" w:rsidRDefault="00ED7AE6" w:rsidP="00892B68">
      <w:pPr>
        <w:pStyle w:val="Heading1"/>
      </w:pPr>
      <w:r w:rsidRPr="00712269">
        <w:lastRenderedPageBreak/>
        <w:t>References</w:t>
      </w:r>
    </w:p>
    <w:p w14:paraId="4C6F562D" w14:textId="77777777" w:rsidR="00CE639D" w:rsidRPr="00CE639D" w:rsidRDefault="00ED7AE6" w:rsidP="00CE639D">
      <w:pPr>
        <w:pStyle w:val="EndNoteBibliography"/>
        <w:ind w:left="720" w:hanging="720"/>
      </w:pPr>
      <w:r w:rsidRPr="00712269">
        <w:fldChar w:fldCharType="begin"/>
      </w:r>
      <w:r w:rsidRPr="00712269">
        <w:instrText xml:space="preserve"> ADDIN EN.REFLIST </w:instrText>
      </w:r>
      <w:r w:rsidRPr="00712269">
        <w:fldChar w:fldCharType="separate"/>
      </w:r>
      <w:bookmarkStart w:id="1585" w:name="_ENREF_1"/>
      <w:r w:rsidR="00CE639D" w:rsidRPr="00CE639D">
        <w:t>1.</w:t>
      </w:r>
      <w:r w:rsidR="00CE639D" w:rsidRPr="00CE639D">
        <w:tab/>
        <w:t xml:space="preserve">Ramar K, Dort LC, Katz SG, et al. Clinical practice guideline for the treatment of obstructive sleep apnea and snoring with oral appliance therapy: an update for 2015. </w:t>
      </w:r>
      <w:r w:rsidR="00CE639D" w:rsidRPr="00CE639D">
        <w:rPr>
          <w:i/>
        </w:rPr>
        <w:t xml:space="preserve">J Clin Sleep Med. </w:t>
      </w:r>
      <w:r w:rsidR="00CE639D" w:rsidRPr="00CE639D">
        <w:t>2015;</w:t>
      </w:r>
      <w:r w:rsidR="00CE639D" w:rsidRPr="00CE639D">
        <w:rPr>
          <w:i/>
        </w:rPr>
        <w:t xml:space="preserve"> </w:t>
      </w:r>
      <w:r w:rsidR="00CE639D" w:rsidRPr="00CE639D">
        <w:t>11(7):</w:t>
      </w:r>
      <w:r w:rsidR="00CE639D" w:rsidRPr="00CE639D">
        <w:rPr>
          <w:i/>
        </w:rPr>
        <w:t xml:space="preserve"> </w:t>
      </w:r>
      <w:r w:rsidR="00CE639D" w:rsidRPr="00CE639D">
        <w:t>773-827.</w:t>
      </w:r>
      <w:bookmarkEnd w:id="1585"/>
    </w:p>
    <w:p w14:paraId="047DA898" w14:textId="77777777" w:rsidR="00CE639D" w:rsidRPr="00CE639D" w:rsidRDefault="00CE639D" w:rsidP="00CE639D">
      <w:pPr>
        <w:pStyle w:val="EndNoteBibliography"/>
        <w:ind w:left="720" w:hanging="720"/>
      </w:pPr>
      <w:bookmarkStart w:id="1586" w:name="_ENREF_2"/>
      <w:r w:rsidRPr="00CE639D">
        <w:t>2.</w:t>
      </w:r>
      <w:r w:rsidRPr="00CE639D">
        <w:tab/>
        <w:t xml:space="preserve">Petri N, Svanholt P, Solow B, Wildschiodtz G, Winkel P. Mandibular advancement appliance for obstructive sleep apnoea: results of a randomised placebo controlled trial using parallel group design. </w:t>
      </w:r>
      <w:r w:rsidRPr="00CE639D">
        <w:rPr>
          <w:i/>
        </w:rPr>
        <w:t xml:space="preserve">J Sleep Res. </w:t>
      </w:r>
      <w:r w:rsidRPr="00CE639D">
        <w:t>2008;</w:t>
      </w:r>
      <w:r w:rsidRPr="00CE639D">
        <w:rPr>
          <w:i/>
        </w:rPr>
        <w:t xml:space="preserve"> </w:t>
      </w:r>
      <w:r w:rsidRPr="00CE639D">
        <w:t>17(2):</w:t>
      </w:r>
      <w:r w:rsidRPr="00CE639D">
        <w:rPr>
          <w:i/>
        </w:rPr>
        <w:t xml:space="preserve"> </w:t>
      </w:r>
      <w:r w:rsidRPr="00CE639D">
        <w:t>221-229.</w:t>
      </w:r>
      <w:bookmarkEnd w:id="1586"/>
    </w:p>
    <w:p w14:paraId="71B1BFBB" w14:textId="77777777" w:rsidR="00CE639D" w:rsidRPr="00CE639D" w:rsidRDefault="00CE639D" w:rsidP="00CE639D">
      <w:pPr>
        <w:pStyle w:val="EndNoteBibliography"/>
        <w:ind w:left="720" w:hanging="720"/>
      </w:pPr>
      <w:bookmarkStart w:id="1587" w:name="_ENREF_3"/>
      <w:r w:rsidRPr="00CE639D">
        <w:t>3.</w:t>
      </w:r>
      <w:r w:rsidRPr="00CE639D">
        <w:tab/>
        <w:t xml:space="preserve">Pitsis AJ, Darendeliler MA, Gotsopoulos H, Petocz P, Cistulli PA. Effect of vertical dimension on efficacy of oral appliance therapy in obstructive sleep apnea. </w:t>
      </w:r>
      <w:r w:rsidRPr="00CE639D">
        <w:rPr>
          <w:i/>
        </w:rPr>
        <w:t xml:space="preserve">Am J Respir Crit Care Med. </w:t>
      </w:r>
      <w:r w:rsidRPr="00CE639D">
        <w:t>2002;</w:t>
      </w:r>
      <w:r w:rsidRPr="00CE639D">
        <w:rPr>
          <w:i/>
        </w:rPr>
        <w:t xml:space="preserve"> </w:t>
      </w:r>
      <w:r w:rsidRPr="00CE639D">
        <w:t>166(6):</w:t>
      </w:r>
      <w:r w:rsidRPr="00CE639D">
        <w:rPr>
          <w:i/>
        </w:rPr>
        <w:t xml:space="preserve"> </w:t>
      </w:r>
      <w:r w:rsidRPr="00CE639D">
        <w:t>860-864.</w:t>
      </w:r>
      <w:bookmarkEnd w:id="1587"/>
    </w:p>
    <w:p w14:paraId="5DFB1AB8" w14:textId="77777777" w:rsidR="00CE639D" w:rsidRPr="00CE639D" w:rsidRDefault="00CE639D" w:rsidP="00CE639D">
      <w:pPr>
        <w:pStyle w:val="EndNoteBibliography"/>
        <w:ind w:left="720" w:hanging="720"/>
      </w:pPr>
      <w:bookmarkStart w:id="1588" w:name="_ENREF_4"/>
      <w:r w:rsidRPr="00CE639D">
        <w:t>4.</w:t>
      </w:r>
      <w:r w:rsidRPr="00CE639D">
        <w:tab/>
        <w:t xml:space="preserve">Blanco J, Zamarron C, Abeleira Pazos MT, Lamela C, Suarez Quintanilla D. Prospective evaluation of an oral appliance in the treatment of obstructive sleep apnea syndrome. </w:t>
      </w:r>
      <w:r w:rsidRPr="00CE639D">
        <w:rPr>
          <w:i/>
        </w:rPr>
        <w:t xml:space="preserve">Sleep Breath. </w:t>
      </w:r>
      <w:r w:rsidRPr="00CE639D">
        <w:t>2005;</w:t>
      </w:r>
      <w:r w:rsidRPr="00CE639D">
        <w:rPr>
          <w:i/>
        </w:rPr>
        <w:t xml:space="preserve"> </w:t>
      </w:r>
      <w:r w:rsidRPr="00CE639D">
        <w:t>9(1):</w:t>
      </w:r>
      <w:r w:rsidRPr="00CE639D">
        <w:rPr>
          <w:i/>
        </w:rPr>
        <w:t xml:space="preserve"> </w:t>
      </w:r>
      <w:r w:rsidRPr="00CE639D">
        <w:t>20-25.</w:t>
      </w:r>
      <w:bookmarkEnd w:id="1588"/>
    </w:p>
    <w:p w14:paraId="5275BEC2" w14:textId="77777777" w:rsidR="00CE639D" w:rsidRPr="00CE639D" w:rsidRDefault="00CE639D" w:rsidP="00CE639D">
      <w:pPr>
        <w:pStyle w:val="EndNoteBibliography"/>
        <w:ind w:left="720" w:hanging="720"/>
      </w:pPr>
      <w:bookmarkStart w:id="1589" w:name="_ENREF_5"/>
      <w:r w:rsidRPr="00CE639D">
        <w:t>5.</w:t>
      </w:r>
      <w:r w:rsidRPr="00CE639D">
        <w:tab/>
        <w:t xml:space="preserve">Bloch KE, Iseli A, Zhang JN, et al. A randomized controlled crossover trial of two oral appliances for sleep apnea treatment. </w:t>
      </w:r>
      <w:r w:rsidRPr="00CE639D">
        <w:rPr>
          <w:i/>
        </w:rPr>
        <w:t xml:space="preserve">Am J Respir Crit Care Med. </w:t>
      </w:r>
      <w:r w:rsidRPr="00CE639D">
        <w:t>2000;</w:t>
      </w:r>
      <w:r w:rsidRPr="00CE639D">
        <w:rPr>
          <w:i/>
        </w:rPr>
        <w:t xml:space="preserve"> </w:t>
      </w:r>
      <w:r w:rsidRPr="00CE639D">
        <w:t>162(1):</w:t>
      </w:r>
      <w:r w:rsidRPr="00CE639D">
        <w:rPr>
          <w:i/>
        </w:rPr>
        <w:t xml:space="preserve"> </w:t>
      </w:r>
      <w:r w:rsidRPr="00CE639D">
        <w:t>246-251.</w:t>
      </w:r>
      <w:bookmarkEnd w:id="1589"/>
    </w:p>
    <w:p w14:paraId="1FD781D1" w14:textId="77777777" w:rsidR="00CE639D" w:rsidRPr="00CE639D" w:rsidRDefault="00CE639D" w:rsidP="00CE639D">
      <w:pPr>
        <w:pStyle w:val="EndNoteBibliography"/>
        <w:ind w:left="720" w:hanging="720"/>
      </w:pPr>
      <w:bookmarkStart w:id="1590" w:name="_ENREF_6"/>
      <w:r w:rsidRPr="00CE639D">
        <w:t>6.</w:t>
      </w:r>
      <w:r w:rsidRPr="00CE639D">
        <w:tab/>
        <w:t xml:space="preserve">Gotsopoulos H, Chen C, Qian J, Cistulli PA. Oral appliance therapy improves symptoms in obstructive sleep apnea: a randomized controlled trial. </w:t>
      </w:r>
      <w:r w:rsidRPr="00CE639D">
        <w:rPr>
          <w:i/>
        </w:rPr>
        <w:t xml:space="preserve">Am J Respir Crit Care Med. </w:t>
      </w:r>
      <w:r w:rsidRPr="00CE639D">
        <w:t>2002;</w:t>
      </w:r>
      <w:r w:rsidRPr="00CE639D">
        <w:rPr>
          <w:i/>
        </w:rPr>
        <w:t xml:space="preserve"> </w:t>
      </w:r>
      <w:r w:rsidRPr="00CE639D">
        <w:t>166(5):</w:t>
      </w:r>
      <w:r w:rsidRPr="00CE639D">
        <w:rPr>
          <w:i/>
        </w:rPr>
        <w:t xml:space="preserve"> </w:t>
      </w:r>
      <w:r w:rsidRPr="00CE639D">
        <w:t>743-748.</w:t>
      </w:r>
      <w:bookmarkEnd w:id="1590"/>
    </w:p>
    <w:p w14:paraId="5D9A0F14" w14:textId="77777777" w:rsidR="00CE639D" w:rsidRPr="00CE639D" w:rsidRDefault="00CE639D" w:rsidP="00CE639D">
      <w:pPr>
        <w:pStyle w:val="EndNoteBibliography"/>
        <w:ind w:left="720" w:hanging="720"/>
      </w:pPr>
      <w:bookmarkStart w:id="1591" w:name="_ENREF_7"/>
      <w:r w:rsidRPr="00CE639D">
        <w:t>7.</w:t>
      </w:r>
      <w:r w:rsidRPr="00CE639D">
        <w:tab/>
        <w:t xml:space="preserve">Gotsopoulos H, Kelly JJ, Cistulli PA. Oral appliance therapy reduces blood pressure in obstructive sleep apnea: a randomized controlled trial. </w:t>
      </w:r>
      <w:r w:rsidRPr="00CE639D">
        <w:rPr>
          <w:i/>
        </w:rPr>
        <w:t xml:space="preserve">Sleep. </w:t>
      </w:r>
      <w:r w:rsidRPr="00CE639D">
        <w:t>2004;</w:t>
      </w:r>
      <w:r w:rsidRPr="00CE639D">
        <w:rPr>
          <w:i/>
        </w:rPr>
        <w:t xml:space="preserve"> </w:t>
      </w:r>
      <w:r w:rsidRPr="00CE639D">
        <w:t>27(5):</w:t>
      </w:r>
      <w:r w:rsidRPr="00CE639D">
        <w:rPr>
          <w:i/>
        </w:rPr>
        <w:t xml:space="preserve"> </w:t>
      </w:r>
      <w:r w:rsidRPr="00CE639D">
        <w:t>934-941.</w:t>
      </w:r>
      <w:bookmarkEnd w:id="1591"/>
    </w:p>
    <w:p w14:paraId="3FE0DDAA" w14:textId="77777777" w:rsidR="00CE639D" w:rsidRPr="00CE639D" w:rsidRDefault="00CE639D" w:rsidP="00CE639D">
      <w:pPr>
        <w:pStyle w:val="EndNoteBibliography"/>
        <w:ind w:left="720" w:hanging="720"/>
      </w:pPr>
      <w:bookmarkStart w:id="1592" w:name="_ENREF_8"/>
      <w:r w:rsidRPr="00CE639D">
        <w:t>8.</w:t>
      </w:r>
      <w:r w:rsidRPr="00CE639D">
        <w:tab/>
        <w:t xml:space="preserve">Andren A, Hedberg P, Walker-Engstrom ML, Wahlen P, Tegelberg A. Effects of treatment with oral appliance on 24-h blood pressure in patients with obstructive sleep apnea and hypertension: a randomized clinical trial. </w:t>
      </w:r>
      <w:r w:rsidRPr="00CE639D">
        <w:rPr>
          <w:i/>
        </w:rPr>
        <w:t xml:space="preserve">Sleep Breath. </w:t>
      </w:r>
      <w:r w:rsidRPr="00CE639D">
        <w:t>2013;</w:t>
      </w:r>
      <w:r w:rsidRPr="00CE639D">
        <w:rPr>
          <w:i/>
        </w:rPr>
        <w:t xml:space="preserve"> </w:t>
      </w:r>
      <w:r w:rsidRPr="00CE639D">
        <w:t>17(2):</w:t>
      </w:r>
      <w:r w:rsidRPr="00CE639D">
        <w:rPr>
          <w:i/>
        </w:rPr>
        <w:t xml:space="preserve"> </w:t>
      </w:r>
      <w:r w:rsidRPr="00CE639D">
        <w:t>705-712.</w:t>
      </w:r>
      <w:bookmarkEnd w:id="1592"/>
    </w:p>
    <w:p w14:paraId="344643EE" w14:textId="77777777" w:rsidR="00CE639D" w:rsidRPr="00CE639D" w:rsidRDefault="00CE639D" w:rsidP="00CE639D">
      <w:pPr>
        <w:pStyle w:val="EndNoteBibliography"/>
        <w:ind w:left="720" w:hanging="720"/>
      </w:pPr>
      <w:bookmarkStart w:id="1593" w:name="_ENREF_9"/>
      <w:r w:rsidRPr="00CE639D">
        <w:t>9.</w:t>
      </w:r>
      <w:r w:rsidRPr="00CE639D">
        <w:tab/>
        <w:t xml:space="preserve">Gauthier L, Laberge L, Beaudry M, Laforte M, Rompre PH, Lavigne GJ. Mandibular advancement appliances remain effective in lowering respiratory disturbance index for 2.5-4.5 years. </w:t>
      </w:r>
      <w:r w:rsidRPr="00CE639D">
        <w:rPr>
          <w:i/>
        </w:rPr>
        <w:t xml:space="preserve">Sleep Med. </w:t>
      </w:r>
      <w:r w:rsidRPr="00CE639D">
        <w:t>2011;</w:t>
      </w:r>
      <w:r w:rsidRPr="00CE639D">
        <w:rPr>
          <w:i/>
        </w:rPr>
        <w:t xml:space="preserve"> </w:t>
      </w:r>
      <w:r w:rsidRPr="00CE639D">
        <w:t>12(9):</w:t>
      </w:r>
      <w:r w:rsidRPr="00CE639D">
        <w:rPr>
          <w:i/>
        </w:rPr>
        <w:t xml:space="preserve"> </w:t>
      </w:r>
      <w:r w:rsidRPr="00CE639D">
        <w:t>844-849.</w:t>
      </w:r>
      <w:bookmarkEnd w:id="1593"/>
    </w:p>
    <w:p w14:paraId="2477B5E6" w14:textId="77777777" w:rsidR="00CE639D" w:rsidRPr="00CE639D" w:rsidRDefault="00CE639D" w:rsidP="00CE639D">
      <w:pPr>
        <w:pStyle w:val="EndNoteBibliography"/>
        <w:ind w:left="720" w:hanging="720"/>
      </w:pPr>
      <w:bookmarkStart w:id="1594" w:name="_ENREF_10"/>
      <w:r w:rsidRPr="00CE639D">
        <w:t>10.</w:t>
      </w:r>
      <w:r w:rsidRPr="00CE639D">
        <w:tab/>
        <w:t xml:space="preserve">Naismith SL, Winter VR, Hickie IB, Cistulli PA. Effect of oral appliance therapy on neurobehavioral functioning in obstructive sleep apnea: a randomized controlled trial. </w:t>
      </w:r>
      <w:r w:rsidRPr="00CE639D">
        <w:rPr>
          <w:i/>
        </w:rPr>
        <w:t xml:space="preserve">J Clin Sleep Med. </w:t>
      </w:r>
      <w:r w:rsidRPr="00CE639D">
        <w:t>2005;</w:t>
      </w:r>
      <w:r w:rsidRPr="00CE639D">
        <w:rPr>
          <w:i/>
        </w:rPr>
        <w:t xml:space="preserve"> </w:t>
      </w:r>
      <w:r w:rsidRPr="00CE639D">
        <w:t>1(4):</w:t>
      </w:r>
      <w:r w:rsidRPr="00CE639D">
        <w:rPr>
          <w:i/>
        </w:rPr>
        <w:t xml:space="preserve"> </w:t>
      </w:r>
      <w:r w:rsidRPr="00CE639D">
        <w:t>374-380.</w:t>
      </w:r>
      <w:bookmarkEnd w:id="1594"/>
    </w:p>
    <w:p w14:paraId="5F3B4CED" w14:textId="77777777" w:rsidR="00CE639D" w:rsidRPr="00CE639D" w:rsidRDefault="00CE639D" w:rsidP="00CE639D">
      <w:pPr>
        <w:pStyle w:val="EndNoteBibliography"/>
        <w:ind w:left="720" w:hanging="720"/>
      </w:pPr>
      <w:bookmarkStart w:id="1595" w:name="_ENREF_11"/>
      <w:r w:rsidRPr="00CE639D">
        <w:t>11.</w:t>
      </w:r>
      <w:r w:rsidRPr="00CE639D">
        <w:tab/>
        <w:t xml:space="preserve">Phillips CL, Grunstein RR, Darendeliler MA, et al. Health outcomes of continuous positive airway pressure versus oral appliance treatment for obstructive sleep apnea: a randomized controlled trial. </w:t>
      </w:r>
      <w:r w:rsidRPr="00CE639D">
        <w:rPr>
          <w:i/>
        </w:rPr>
        <w:t xml:space="preserve">Am J Respir Crit Care Med. </w:t>
      </w:r>
      <w:r w:rsidRPr="00CE639D">
        <w:t>2013;</w:t>
      </w:r>
      <w:r w:rsidRPr="00CE639D">
        <w:rPr>
          <w:i/>
        </w:rPr>
        <w:t xml:space="preserve"> </w:t>
      </w:r>
      <w:r w:rsidRPr="00CE639D">
        <w:t>187(8):</w:t>
      </w:r>
      <w:r w:rsidRPr="00CE639D">
        <w:rPr>
          <w:i/>
        </w:rPr>
        <w:t xml:space="preserve"> </w:t>
      </w:r>
      <w:r w:rsidRPr="00CE639D">
        <w:t>879-887.</w:t>
      </w:r>
      <w:bookmarkEnd w:id="1595"/>
    </w:p>
    <w:p w14:paraId="20B7B21B" w14:textId="77777777" w:rsidR="00CE639D" w:rsidRPr="00CE639D" w:rsidRDefault="00CE639D" w:rsidP="00CE639D">
      <w:pPr>
        <w:pStyle w:val="EndNoteBibliography"/>
        <w:ind w:left="720" w:hanging="720"/>
      </w:pPr>
      <w:bookmarkStart w:id="1596" w:name="_ENREF_12"/>
      <w:r w:rsidRPr="00CE639D">
        <w:t>12.</w:t>
      </w:r>
      <w:r w:rsidRPr="00CE639D">
        <w:tab/>
        <w:t xml:space="preserve">Sutherland K, Ngiam J, Cistulli PA. Performance of Remotely Controlled Mandibular Protrusion Sleep Studies for Prediction of Oral Appliance Treatment Response. </w:t>
      </w:r>
      <w:r w:rsidRPr="00CE639D">
        <w:rPr>
          <w:i/>
        </w:rPr>
        <w:t xml:space="preserve">J Clin Sleep Med. </w:t>
      </w:r>
      <w:r w:rsidRPr="00CE639D">
        <w:t>2017;</w:t>
      </w:r>
      <w:r w:rsidRPr="00CE639D">
        <w:rPr>
          <w:i/>
        </w:rPr>
        <w:t xml:space="preserve"> </w:t>
      </w:r>
      <w:r w:rsidRPr="00CE639D">
        <w:t>13(3):</w:t>
      </w:r>
      <w:r w:rsidRPr="00CE639D">
        <w:rPr>
          <w:i/>
        </w:rPr>
        <w:t xml:space="preserve"> </w:t>
      </w:r>
      <w:r w:rsidRPr="00CE639D">
        <w:t>411-417.</w:t>
      </w:r>
      <w:bookmarkEnd w:id="1596"/>
    </w:p>
    <w:p w14:paraId="0C2884CB" w14:textId="77777777" w:rsidR="00CE639D" w:rsidRPr="00CE639D" w:rsidRDefault="00CE639D" w:rsidP="00CE639D">
      <w:pPr>
        <w:pStyle w:val="EndNoteBibliography"/>
        <w:ind w:left="720" w:hanging="720"/>
      </w:pPr>
      <w:bookmarkStart w:id="1597" w:name="_ENREF_13"/>
      <w:r w:rsidRPr="00CE639D">
        <w:t>13.</w:t>
      </w:r>
      <w:r w:rsidRPr="00CE639D">
        <w:tab/>
        <w:t xml:space="preserve">Remmers J, Charkhandeh S, Grosse J, et al. Remotely controlled mandibular protrusion during sleep predicts therapeutic success with oral appliances in patients with obstructive sleep apnea. </w:t>
      </w:r>
      <w:r w:rsidRPr="00CE639D">
        <w:rPr>
          <w:i/>
        </w:rPr>
        <w:t xml:space="preserve">Sleep. </w:t>
      </w:r>
      <w:r w:rsidRPr="00CE639D">
        <w:t>2013;</w:t>
      </w:r>
      <w:r w:rsidRPr="00CE639D">
        <w:rPr>
          <w:i/>
        </w:rPr>
        <w:t xml:space="preserve"> </w:t>
      </w:r>
      <w:r w:rsidRPr="00CE639D">
        <w:t>36(10):</w:t>
      </w:r>
      <w:r w:rsidRPr="00CE639D">
        <w:rPr>
          <w:i/>
        </w:rPr>
        <w:t xml:space="preserve"> </w:t>
      </w:r>
      <w:r w:rsidRPr="00CE639D">
        <w:t>1517-1525.</w:t>
      </w:r>
      <w:bookmarkEnd w:id="1597"/>
    </w:p>
    <w:p w14:paraId="6B7E6A72" w14:textId="77777777" w:rsidR="00CE639D" w:rsidRPr="00CE639D" w:rsidRDefault="00CE639D" w:rsidP="00CE639D">
      <w:pPr>
        <w:pStyle w:val="EndNoteBibliography"/>
        <w:ind w:left="720" w:hanging="720"/>
      </w:pPr>
      <w:bookmarkStart w:id="1598" w:name="_ENREF_14"/>
      <w:r w:rsidRPr="00CE639D">
        <w:t>14.</w:t>
      </w:r>
      <w:r w:rsidRPr="00CE639D">
        <w:tab/>
        <w:t xml:space="preserve">Okuno K, Pliska BT, Hamoda M, Lowe AA, Almeida FR. Prediction of oral appliance treatment outcomes in obstructive sleep apnea: a systematic review. </w:t>
      </w:r>
      <w:r w:rsidRPr="00CE639D">
        <w:rPr>
          <w:i/>
        </w:rPr>
        <w:t xml:space="preserve">Sleep Med Rev. </w:t>
      </w:r>
      <w:r w:rsidRPr="00CE639D">
        <w:t>2015;</w:t>
      </w:r>
      <w:r w:rsidRPr="00CE639D">
        <w:rPr>
          <w:i/>
        </w:rPr>
        <w:t xml:space="preserve"> </w:t>
      </w:r>
      <w:r w:rsidRPr="00CE639D">
        <w:t>30:</w:t>
      </w:r>
      <w:r w:rsidRPr="00CE639D">
        <w:rPr>
          <w:i/>
        </w:rPr>
        <w:t xml:space="preserve"> </w:t>
      </w:r>
      <w:r w:rsidRPr="00CE639D">
        <w:t>25-33.</w:t>
      </w:r>
      <w:bookmarkEnd w:id="1598"/>
    </w:p>
    <w:p w14:paraId="04D80505" w14:textId="77777777" w:rsidR="00CE639D" w:rsidRPr="00CE639D" w:rsidRDefault="00CE639D" w:rsidP="00CE639D">
      <w:pPr>
        <w:pStyle w:val="EndNoteBibliography"/>
        <w:ind w:left="720" w:hanging="720"/>
      </w:pPr>
      <w:bookmarkStart w:id="1599" w:name="_ENREF_15"/>
      <w:r w:rsidRPr="00CE639D">
        <w:t>15.</w:t>
      </w:r>
      <w:r w:rsidRPr="00CE639D">
        <w:tab/>
        <w:t xml:space="preserve">Eckert DJ. Phenotypic approaches to obstructive sleep apnoea - New pathways for targeted therapy. </w:t>
      </w:r>
      <w:r w:rsidRPr="00CE639D">
        <w:rPr>
          <w:i/>
        </w:rPr>
        <w:t xml:space="preserve">Sleep Med Rev. </w:t>
      </w:r>
      <w:r w:rsidRPr="00CE639D">
        <w:t>2016.</w:t>
      </w:r>
      <w:bookmarkEnd w:id="1599"/>
    </w:p>
    <w:p w14:paraId="70B8F5AB" w14:textId="77777777" w:rsidR="00CE639D" w:rsidRPr="00CE639D" w:rsidRDefault="00CE639D" w:rsidP="00CE639D">
      <w:pPr>
        <w:pStyle w:val="EndNoteBibliography"/>
        <w:ind w:left="720" w:hanging="720"/>
      </w:pPr>
      <w:bookmarkStart w:id="1600" w:name="_ENREF_16"/>
      <w:r w:rsidRPr="00CE639D">
        <w:t>16.</w:t>
      </w:r>
      <w:r w:rsidRPr="00CE639D">
        <w:tab/>
        <w:t xml:space="preserve">Eckert DJ, White DP, Jordan AS, Malhotra A, Wellman A. Defining phenotypic causes of obstructive sleep apnea. Identification of novel therapeutic targets. </w:t>
      </w:r>
      <w:r w:rsidRPr="00CE639D">
        <w:rPr>
          <w:i/>
        </w:rPr>
        <w:t xml:space="preserve">Am J Respir Crit Care Med. </w:t>
      </w:r>
      <w:r w:rsidRPr="00CE639D">
        <w:t>2013;</w:t>
      </w:r>
      <w:r w:rsidRPr="00CE639D">
        <w:rPr>
          <w:i/>
        </w:rPr>
        <w:t xml:space="preserve"> </w:t>
      </w:r>
      <w:r w:rsidRPr="00CE639D">
        <w:t>188(8):</w:t>
      </w:r>
      <w:r w:rsidRPr="00CE639D">
        <w:rPr>
          <w:i/>
        </w:rPr>
        <w:t xml:space="preserve"> </w:t>
      </w:r>
      <w:r w:rsidRPr="00CE639D">
        <w:t>996-1004.</w:t>
      </w:r>
      <w:bookmarkEnd w:id="1600"/>
    </w:p>
    <w:p w14:paraId="696A8A2F" w14:textId="77777777" w:rsidR="00CE639D" w:rsidRPr="00CE639D" w:rsidRDefault="00CE639D" w:rsidP="00CE639D">
      <w:pPr>
        <w:pStyle w:val="EndNoteBibliography"/>
        <w:ind w:left="720" w:hanging="720"/>
      </w:pPr>
      <w:bookmarkStart w:id="1601" w:name="_ENREF_17"/>
      <w:r w:rsidRPr="00CE639D">
        <w:t>17.</w:t>
      </w:r>
      <w:r w:rsidRPr="00CE639D">
        <w:tab/>
        <w:t xml:space="preserve">Wellman A, Eckert DJ, Jordan AS, et al. A method for measuring and modeling the physiological traits causing obstructive sleep apnea. </w:t>
      </w:r>
      <w:r w:rsidRPr="00CE639D">
        <w:rPr>
          <w:i/>
        </w:rPr>
        <w:t xml:space="preserve">J Appl Physiol. </w:t>
      </w:r>
      <w:r w:rsidRPr="00CE639D">
        <w:t>2011;</w:t>
      </w:r>
      <w:r w:rsidRPr="00CE639D">
        <w:rPr>
          <w:i/>
        </w:rPr>
        <w:t xml:space="preserve"> </w:t>
      </w:r>
      <w:r w:rsidRPr="00CE639D">
        <w:t>110(6):</w:t>
      </w:r>
      <w:r w:rsidRPr="00CE639D">
        <w:rPr>
          <w:i/>
        </w:rPr>
        <w:t xml:space="preserve"> </w:t>
      </w:r>
      <w:r w:rsidRPr="00CE639D">
        <w:t>1627-1637.</w:t>
      </w:r>
      <w:bookmarkEnd w:id="1601"/>
    </w:p>
    <w:p w14:paraId="69FF303A" w14:textId="77777777" w:rsidR="00CE639D" w:rsidRPr="00CE639D" w:rsidRDefault="00CE639D" w:rsidP="00CE639D">
      <w:pPr>
        <w:pStyle w:val="EndNoteBibliography"/>
        <w:ind w:left="720" w:hanging="720"/>
      </w:pPr>
      <w:bookmarkStart w:id="1602" w:name="_ENREF_18"/>
      <w:r w:rsidRPr="00CE639D">
        <w:t>18.</w:t>
      </w:r>
      <w:r w:rsidRPr="00CE639D">
        <w:tab/>
        <w:t xml:space="preserve">Wellman A, Edwards BA, Sands SA, et al. A simplified method for determining phenotypic traits in patients with obstructive sleep apnea. </w:t>
      </w:r>
      <w:r w:rsidRPr="00CE639D">
        <w:rPr>
          <w:i/>
        </w:rPr>
        <w:t xml:space="preserve">J Appl Physiol. </w:t>
      </w:r>
      <w:r w:rsidRPr="00CE639D">
        <w:t>2013;</w:t>
      </w:r>
      <w:r w:rsidRPr="00CE639D">
        <w:rPr>
          <w:i/>
        </w:rPr>
        <w:t xml:space="preserve"> </w:t>
      </w:r>
      <w:r w:rsidRPr="00CE639D">
        <w:t>114(7):</w:t>
      </w:r>
      <w:r w:rsidRPr="00CE639D">
        <w:rPr>
          <w:i/>
        </w:rPr>
        <w:t xml:space="preserve"> </w:t>
      </w:r>
      <w:r w:rsidRPr="00CE639D">
        <w:t>911-922.</w:t>
      </w:r>
      <w:bookmarkEnd w:id="1602"/>
    </w:p>
    <w:p w14:paraId="36D7CABB" w14:textId="77777777" w:rsidR="00CE639D" w:rsidRPr="00CE639D" w:rsidRDefault="00CE639D" w:rsidP="00CE639D">
      <w:pPr>
        <w:pStyle w:val="EndNoteBibliography"/>
        <w:ind w:left="720" w:hanging="720"/>
      </w:pPr>
      <w:bookmarkStart w:id="1603" w:name="_ENREF_19"/>
      <w:r w:rsidRPr="00CE639D">
        <w:t>19.</w:t>
      </w:r>
      <w:r w:rsidRPr="00CE639D">
        <w:tab/>
        <w:t xml:space="preserve">Edwards BA, Andara C, Landry S, et al. Upper-Airway Collapsibility and Loop Gain Predict the Response to Oral Appliance Therapy in Patients with Obstructive Sleep Apnea. </w:t>
      </w:r>
      <w:r w:rsidRPr="00CE639D">
        <w:rPr>
          <w:i/>
        </w:rPr>
        <w:t xml:space="preserve">Am J Respir Crit Care Med. </w:t>
      </w:r>
      <w:r w:rsidRPr="00CE639D">
        <w:t>2016;</w:t>
      </w:r>
      <w:r w:rsidRPr="00CE639D">
        <w:rPr>
          <w:i/>
        </w:rPr>
        <w:t xml:space="preserve"> </w:t>
      </w:r>
      <w:r w:rsidRPr="00CE639D">
        <w:t>194(11):</w:t>
      </w:r>
      <w:r w:rsidRPr="00CE639D">
        <w:rPr>
          <w:i/>
        </w:rPr>
        <w:t xml:space="preserve"> </w:t>
      </w:r>
      <w:r w:rsidRPr="00CE639D">
        <w:t>1413-1422.</w:t>
      </w:r>
      <w:bookmarkEnd w:id="1603"/>
    </w:p>
    <w:p w14:paraId="103328B1" w14:textId="77777777" w:rsidR="00CE639D" w:rsidRPr="00CE639D" w:rsidRDefault="00CE639D" w:rsidP="00CE639D">
      <w:pPr>
        <w:pStyle w:val="EndNoteBibliography"/>
        <w:ind w:left="720" w:hanging="720"/>
      </w:pPr>
      <w:bookmarkStart w:id="1604" w:name="_ENREF_20"/>
      <w:r w:rsidRPr="00CE639D">
        <w:t>20.</w:t>
      </w:r>
      <w:r w:rsidRPr="00CE639D">
        <w:tab/>
        <w:t xml:space="preserve">Eckert DJ, Owens RL, Kehlmann GB, et al. Eszopiclone increases the respiratory arousal threshold and lowers the apnoea/hypopnoea index in obstructive sleep apnoea patients with a low arousal threshold. </w:t>
      </w:r>
      <w:r w:rsidRPr="00CE639D">
        <w:rPr>
          <w:i/>
        </w:rPr>
        <w:t xml:space="preserve">Clin Sci. </w:t>
      </w:r>
      <w:r w:rsidRPr="00CE639D">
        <w:t>2011;</w:t>
      </w:r>
      <w:r w:rsidRPr="00CE639D">
        <w:rPr>
          <w:i/>
        </w:rPr>
        <w:t xml:space="preserve"> </w:t>
      </w:r>
      <w:r w:rsidRPr="00CE639D">
        <w:t>120(12):</w:t>
      </w:r>
      <w:r w:rsidRPr="00CE639D">
        <w:rPr>
          <w:i/>
        </w:rPr>
        <w:t xml:space="preserve"> </w:t>
      </w:r>
      <w:r w:rsidRPr="00CE639D">
        <w:t>505-514.</w:t>
      </w:r>
      <w:bookmarkEnd w:id="1604"/>
    </w:p>
    <w:p w14:paraId="779AFEDE" w14:textId="77777777" w:rsidR="00CE639D" w:rsidRPr="00CE639D" w:rsidRDefault="00CE639D" w:rsidP="00CE639D">
      <w:pPr>
        <w:pStyle w:val="EndNoteBibliography"/>
        <w:ind w:left="720" w:hanging="720"/>
      </w:pPr>
      <w:bookmarkStart w:id="1605" w:name="_ENREF_21"/>
      <w:r w:rsidRPr="00CE639D">
        <w:t>21.</w:t>
      </w:r>
      <w:r w:rsidRPr="00CE639D">
        <w:tab/>
        <w:t xml:space="preserve">Edwards BA, Sands SA, Owens RL, et al. The Combination of Supplemental Oxygen and a Hypnotic Markedly Improves Obstructive Sleep Apnea in Patients with a Mild to Moderate Upper Airway Collapsibility. </w:t>
      </w:r>
      <w:r w:rsidRPr="00CE639D">
        <w:rPr>
          <w:i/>
        </w:rPr>
        <w:t xml:space="preserve">Sleep. </w:t>
      </w:r>
      <w:r w:rsidRPr="00CE639D">
        <w:t>2016;</w:t>
      </w:r>
      <w:r w:rsidRPr="00CE639D">
        <w:rPr>
          <w:i/>
        </w:rPr>
        <w:t xml:space="preserve"> </w:t>
      </w:r>
      <w:r w:rsidRPr="00CE639D">
        <w:t>39(11):</w:t>
      </w:r>
      <w:r w:rsidRPr="00CE639D">
        <w:rPr>
          <w:i/>
        </w:rPr>
        <w:t xml:space="preserve"> </w:t>
      </w:r>
      <w:r w:rsidRPr="00CE639D">
        <w:t>1973-1983.</w:t>
      </w:r>
      <w:bookmarkEnd w:id="1605"/>
    </w:p>
    <w:p w14:paraId="2EA81D43" w14:textId="77777777" w:rsidR="00CE639D" w:rsidRPr="00CE639D" w:rsidRDefault="00CE639D" w:rsidP="00CE639D">
      <w:pPr>
        <w:pStyle w:val="EndNoteBibliography"/>
        <w:ind w:left="720" w:hanging="720"/>
      </w:pPr>
      <w:bookmarkStart w:id="1606" w:name="_ENREF_22"/>
      <w:r w:rsidRPr="00CE639D">
        <w:t>22.</w:t>
      </w:r>
      <w:r w:rsidRPr="00CE639D">
        <w:tab/>
        <w:t xml:space="preserve">Gleeson K, Zwillich CW, White DP. The influence of increasing ventilatory effort on arousal from sleep. </w:t>
      </w:r>
      <w:r w:rsidRPr="00CE639D">
        <w:rPr>
          <w:i/>
        </w:rPr>
        <w:t xml:space="preserve">Am Rev Respir Dis. </w:t>
      </w:r>
      <w:r w:rsidRPr="00CE639D">
        <w:t>1990;</w:t>
      </w:r>
      <w:r w:rsidRPr="00CE639D">
        <w:rPr>
          <w:i/>
        </w:rPr>
        <w:t xml:space="preserve"> </w:t>
      </w:r>
      <w:r w:rsidRPr="00CE639D">
        <w:t>142(2):</w:t>
      </w:r>
      <w:r w:rsidRPr="00CE639D">
        <w:rPr>
          <w:i/>
        </w:rPr>
        <w:t xml:space="preserve"> </w:t>
      </w:r>
      <w:r w:rsidRPr="00CE639D">
        <w:t>295-300.</w:t>
      </w:r>
      <w:bookmarkEnd w:id="1606"/>
    </w:p>
    <w:p w14:paraId="026DACF8" w14:textId="77777777" w:rsidR="00CE639D" w:rsidRPr="00CE639D" w:rsidRDefault="00CE639D" w:rsidP="00CE639D">
      <w:pPr>
        <w:pStyle w:val="EndNoteBibliography"/>
        <w:ind w:left="720" w:hanging="720"/>
      </w:pPr>
      <w:bookmarkStart w:id="1607" w:name="_ENREF_23"/>
      <w:r w:rsidRPr="00CE639D">
        <w:t>23.</w:t>
      </w:r>
      <w:r w:rsidRPr="00CE639D">
        <w:tab/>
        <w:t xml:space="preserve">Younes M. Role of arousals in the pathogenesis of obstructive sleep apnea. </w:t>
      </w:r>
      <w:r w:rsidRPr="00CE639D">
        <w:rPr>
          <w:i/>
        </w:rPr>
        <w:t xml:space="preserve">Am J Respir Crit Care Med. </w:t>
      </w:r>
      <w:r w:rsidRPr="00CE639D">
        <w:t>2004;</w:t>
      </w:r>
      <w:r w:rsidRPr="00CE639D">
        <w:rPr>
          <w:i/>
        </w:rPr>
        <w:t xml:space="preserve"> </w:t>
      </w:r>
      <w:r w:rsidRPr="00CE639D">
        <w:t>169(5):</w:t>
      </w:r>
      <w:r w:rsidRPr="00CE639D">
        <w:rPr>
          <w:i/>
        </w:rPr>
        <w:t xml:space="preserve"> </w:t>
      </w:r>
      <w:r w:rsidRPr="00CE639D">
        <w:t>623-633.</w:t>
      </w:r>
      <w:bookmarkEnd w:id="1607"/>
    </w:p>
    <w:p w14:paraId="56D22DCB" w14:textId="77777777" w:rsidR="00CE639D" w:rsidRPr="00CE639D" w:rsidRDefault="00CE639D" w:rsidP="00CE639D">
      <w:pPr>
        <w:pStyle w:val="EndNoteBibliography"/>
        <w:ind w:left="720" w:hanging="720"/>
      </w:pPr>
      <w:bookmarkStart w:id="1608" w:name="_ENREF_24"/>
      <w:r w:rsidRPr="00CE639D">
        <w:lastRenderedPageBreak/>
        <w:t>24.</w:t>
      </w:r>
      <w:r w:rsidRPr="00CE639D">
        <w:tab/>
        <w:t xml:space="preserve">Ratnavadivel R, Stadler D, Windler S, et al. Upper airway function and arousability to ventilatory challenge in slow wave versus stage 2 sleep in obstructive sleep apnoea. </w:t>
      </w:r>
      <w:r w:rsidRPr="00CE639D">
        <w:rPr>
          <w:i/>
        </w:rPr>
        <w:t xml:space="preserve">Thorax. </w:t>
      </w:r>
      <w:r w:rsidRPr="00CE639D">
        <w:t>2010;</w:t>
      </w:r>
      <w:r w:rsidRPr="00CE639D">
        <w:rPr>
          <w:i/>
        </w:rPr>
        <w:t xml:space="preserve"> </w:t>
      </w:r>
      <w:r w:rsidRPr="00CE639D">
        <w:t>65(2):</w:t>
      </w:r>
      <w:r w:rsidRPr="00CE639D">
        <w:rPr>
          <w:i/>
        </w:rPr>
        <w:t xml:space="preserve"> </w:t>
      </w:r>
      <w:r w:rsidRPr="00CE639D">
        <w:t>107-112.</w:t>
      </w:r>
      <w:bookmarkEnd w:id="1608"/>
    </w:p>
    <w:p w14:paraId="53B0201D" w14:textId="77777777" w:rsidR="00CE639D" w:rsidRPr="00CE639D" w:rsidRDefault="00CE639D" w:rsidP="00CE639D">
      <w:pPr>
        <w:pStyle w:val="EndNoteBibliography"/>
        <w:ind w:left="720" w:hanging="720"/>
      </w:pPr>
      <w:bookmarkStart w:id="1609" w:name="_ENREF_25"/>
      <w:r w:rsidRPr="00CE639D">
        <w:t>25.</w:t>
      </w:r>
      <w:r w:rsidRPr="00CE639D">
        <w:tab/>
        <w:t xml:space="preserve">Marques M, Genta P, Sands SA, et al. Characterizing Site and Severity of Upper Airway Collapse to Guide Patient Selection for Oral Appliance Therapy for Obstructive Sleep Apnea [abstract]. </w:t>
      </w:r>
      <w:r w:rsidRPr="00CE639D">
        <w:rPr>
          <w:i/>
        </w:rPr>
        <w:t xml:space="preserve">Am J Respir Crit Care Med. </w:t>
      </w:r>
      <w:r w:rsidRPr="00CE639D">
        <w:t>2017;</w:t>
      </w:r>
      <w:r w:rsidRPr="00CE639D">
        <w:rPr>
          <w:i/>
        </w:rPr>
        <w:t xml:space="preserve"> </w:t>
      </w:r>
      <w:r w:rsidRPr="00CE639D">
        <w:t>195:</w:t>
      </w:r>
      <w:r w:rsidRPr="00CE639D">
        <w:rPr>
          <w:i/>
        </w:rPr>
        <w:t xml:space="preserve"> </w:t>
      </w:r>
      <w:r w:rsidRPr="00CE639D">
        <w:t>A2584-A2584.</w:t>
      </w:r>
      <w:bookmarkEnd w:id="1609"/>
    </w:p>
    <w:p w14:paraId="1A2CB4F6" w14:textId="77777777" w:rsidR="00CE639D" w:rsidRPr="00CE639D" w:rsidRDefault="00CE639D" w:rsidP="00CE639D">
      <w:pPr>
        <w:pStyle w:val="EndNoteBibliography"/>
        <w:ind w:left="720" w:hanging="720"/>
      </w:pPr>
      <w:bookmarkStart w:id="1610" w:name="_ENREF_26"/>
      <w:r w:rsidRPr="00CE639D">
        <w:t>26.</w:t>
      </w:r>
      <w:r w:rsidRPr="00CE639D">
        <w:tab/>
        <w:t xml:space="preserve">Terrill PI, Edwards BA, Nemati S, et al. Quantifying the ventilatory control contribution to sleep apnoea using polysomnography. </w:t>
      </w:r>
      <w:r w:rsidRPr="00CE639D">
        <w:rPr>
          <w:i/>
        </w:rPr>
        <w:t xml:space="preserve">Eur Respir J. </w:t>
      </w:r>
      <w:r w:rsidRPr="00CE639D">
        <w:t>2015;</w:t>
      </w:r>
      <w:r w:rsidRPr="00CE639D">
        <w:rPr>
          <w:i/>
        </w:rPr>
        <w:t xml:space="preserve"> </w:t>
      </w:r>
      <w:r w:rsidRPr="00CE639D">
        <w:t>45(2):</w:t>
      </w:r>
      <w:r w:rsidRPr="00CE639D">
        <w:rPr>
          <w:i/>
        </w:rPr>
        <w:t xml:space="preserve"> </w:t>
      </w:r>
      <w:r w:rsidRPr="00CE639D">
        <w:t>408-418.</w:t>
      </w:r>
      <w:bookmarkEnd w:id="1610"/>
    </w:p>
    <w:p w14:paraId="4DCEE2F3" w14:textId="77777777" w:rsidR="00CE639D" w:rsidRPr="00CE639D" w:rsidRDefault="00CE639D" w:rsidP="00CE639D">
      <w:pPr>
        <w:pStyle w:val="EndNoteBibliography"/>
        <w:ind w:left="720" w:hanging="720"/>
      </w:pPr>
      <w:bookmarkStart w:id="1611" w:name="_ENREF_27"/>
      <w:r w:rsidRPr="00CE639D">
        <w:t>27.</w:t>
      </w:r>
      <w:r w:rsidRPr="00CE639D">
        <w:tab/>
        <w:t xml:space="preserve">Sands SA, Edwards BA, Terrill PI, et al. Phenotyping Pharyngeal Pathophysiology Using Polysomnography in Patients with Obstructive Sleep Apnea. </w:t>
      </w:r>
      <w:r w:rsidRPr="00CE639D">
        <w:rPr>
          <w:i/>
        </w:rPr>
        <w:t xml:space="preserve">Am J Respir Crit Care Med. </w:t>
      </w:r>
      <w:r w:rsidRPr="00CE639D">
        <w:t>2018;</w:t>
      </w:r>
      <w:r w:rsidRPr="00CE639D">
        <w:rPr>
          <w:i/>
        </w:rPr>
        <w:t xml:space="preserve"> </w:t>
      </w:r>
      <w:r w:rsidRPr="00CE639D">
        <w:t>197(9):</w:t>
      </w:r>
      <w:r w:rsidRPr="00CE639D">
        <w:rPr>
          <w:i/>
        </w:rPr>
        <w:t xml:space="preserve"> </w:t>
      </w:r>
      <w:r w:rsidRPr="00CE639D">
        <w:t>1187-1197.</w:t>
      </w:r>
      <w:bookmarkEnd w:id="1611"/>
    </w:p>
    <w:p w14:paraId="41B3EFE7" w14:textId="77777777" w:rsidR="00CE639D" w:rsidRPr="00CE639D" w:rsidRDefault="00CE639D" w:rsidP="00CE639D">
      <w:pPr>
        <w:pStyle w:val="EndNoteBibliography"/>
        <w:ind w:left="720" w:hanging="720"/>
      </w:pPr>
      <w:bookmarkStart w:id="1612" w:name="_ENREF_28"/>
      <w:r w:rsidRPr="00CE639D">
        <w:t>28.</w:t>
      </w:r>
      <w:r w:rsidRPr="00CE639D">
        <w:tab/>
        <w:t xml:space="preserve">Sands SA, Terrill PI, Edwards BA, et al. Quantifying the Arousal Threshold Using Polysomnography in Obstructive Sleep Apnea. </w:t>
      </w:r>
      <w:r w:rsidRPr="00CE639D">
        <w:rPr>
          <w:i/>
        </w:rPr>
        <w:t xml:space="preserve">Sleep. </w:t>
      </w:r>
      <w:r w:rsidRPr="00CE639D">
        <w:t>2018;</w:t>
      </w:r>
      <w:r w:rsidRPr="00CE639D">
        <w:rPr>
          <w:i/>
        </w:rPr>
        <w:t xml:space="preserve"> </w:t>
      </w:r>
      <w:r w:rsidRPr="00CE639D">
        <w:t>41(1).</w:t>
      </w:r>
      <w:bookmarkEnd w:id="1612"/>
    </w:p>
    <w:p w14:paraId="450B2ED0" w14:textId="77777777" w:rsidR="00CE639D" w:rsidRPr="00CE639D" w:rsidRDefault="00CE639D" w:rsidP="00CE639D">
      <w:pPr>
        <w:pStyle w:val="EndNoteBibliography"/>
        <w:ind w:left="720" w:hanging="720"/>
      </w:pPr>
      <w:bookmarkStart w:id="1613" w:name="_ENREF_29"/>
      <w:r w:rsidRPr="00CE639D">
        <w:t>29.</w:t>
      </w:r>
      <w:r w:rsidRPr="00CE639D">
        <w:tab/>
        <w:t xml:space="preserve">Sutherland K, Chan ASL, Ngiam J, Dalci O, Darendeliler MA, Cistulli PA. Awake Multimodal Phenotyping for Prediction of Oral Appliance Treatment Outcome. </w:t>
      </w:r>
      <w:r w:rsidRPr="00CE639D">
        <w:rPr>
          <w:i/>
        </w:rPr>
        <w:t xml:space="preserve">J Clin Sleep Med. </w:t>
      </w:r>
      <w:r w:rsidRPr="00CE639D">
        <w:t>2018;</w:t>
      </w:r>
      <w:r w:rsidRPr="00CE639D">
        <w:rPr>
          <w:i/>
        </w:rPr>
        <w:t xml:space="preserve"> </w:t>
      </w:r>
      <w:r w:rsidRPr="00CE639D">
        <w:t>14(11):</w:t>
      </w:r>
      <w:r w:rsidRPr="00CE639D">
        <w:rPr>
          <w:i/>
        </w:rPr>
        <w:t xml:space="preserve"> </w:t>
      </w:r>
      <w:r w:rsidRPr="00CE639D">
        <w:t>1879-1887.</w:t>
      </w:r>
      <w:bookmarkEnd w:id="1613"/>
    </w:p>
    <w:p w14:paraId="2184075C" w14:textId="77777777" w:rsidR="00CE639D" w:rsidRPr="00CE639D" w:rsidRDefault="00CE639D" w:rsidP="00CE639D">
      <w:pPr>
        <w:pStyle w:val="EndNoteBibliography"/>
        <w:ind w:left="720" w:hanging="720"/>
      </w:pPr>
      <w:bookmarkStart w:id="1614" w:name="_ENREF_30"/>
      <w:r w:rsidRPr="00CE639D">
        <w:t>30.</w:t>
      </w:r>
      <w:r w:rsidRPr="00CE639D">
        <w:tab/>
        <w:t>Lowth A, Juge L, Knapman F, et al. Dynamic MRI tongue deformation patterns during mandibular advancement and associations with craniofacial anatomy in OSA. 2018;</w:t>
      </w:r>
      <w:r w:rsidRPr="00CE639D">
        <w:rPr>
          <w:i/>
        </w:rPr>
        <w:t xml:space="preserve"> </w:t>
      </w:r>
      <w:r w:rsidRPr="00CE639D">
        <w:t>27(S2):</w:t>
      </w:r>
      <w:r w:rsidRPr="00CE639D">
        <w:rPr>
          <w:i/>
        </w:rPr>
        <w:t xml:space="preserve"> </w:t>
      </w:r>
      <w:r w:rsidRPr="00CE639D">
        <w:t>e169_12766.</w:t>
      </w:r>
      <w:bookmarkEnd w:id="1614"/>
    </w:p>
    <w:p w14:paraId="4380EB79" w14:textId="77777777" w:rsidR="00CE639D" w:rsidRPr="00CE639D" w:rsidRDefault="00CE639D" w:rsidP="00CE639D">
      <w:pPr>
        <w:pStyle w:val="EndNoteBibliography"/>
        <w:ind w:left="720" w:hanging="720"/>
      </w:pPr>
      <w:bookmarkStart w:id="1615" w:name="_ENREF_31"/>
      <w:r w:rsidRPr="00CE639D">
        <w:t>31.</w:t>
      </w:r>
      <w:r w:rsidRPr="00CE639D">
        <w:tab/>
        <w:t xml:space="preserve">White LH, Lyons OD, Yadollahi A, Ryan CM, Bradley TD. Night-to-night variability in obstructive sleep apnea severity: relationship to overnight rostral fluid shift. </w:t>
      </w:r>
      <w:r w:rsidRPr="00CE639D">
        <w:rPr>
          <w:i/>
        </w:rPr>
        <w:t xml:space="preserve">J Clin Sleep Med. </w:t>
      </w:r>
      <w:r w:rsidRPr="00CE639D">
        <w:t>2015;</w:t>
      </w:r>
      <w:r w:rsidRPr="00CE639D">
        <w:rPr>
          <w:i/>
        </w:rPr>
        <w:t xml:space="preserve"> </w:t>
      </w:r>
      <w:r w:rsidRPr="00CE639D">
        <w:t>11(2):</w:t>
      </w:r>
      <w:r w:rsidRPr="00CE639D">
        <w:rPr>
          <w:i/>
        </w:rPr>
        <w:t xml:space="preserve"> </w:t>
      </w:r>
      <w:r w:rsidRPr="00CE639D">
        <w:t>149-156.</w:t>
      </w:r>
      <w:bookmarkEnd w:id="1615"/>
    </w:p>
    <w:p w14:paraId="6156CEFE" w14:textId="77777777" w:rsidR="00CE639D" w:rsidRPr="00CE639D" w:rsidRDefault="00CE639D" w:rsidP="00CE639D">
      <w:pPr>
        <w:pStyle w:val="EndNoteBibliography"/>
        <w:ind w:left="720" w:hanging="720"/>
      </w:pPr>
      <w:bookmarkStart w:id="1616" w:name="_ENREF_32"/>
      <w:r w:rsidRPr="00CE639D">
        <w:t>32.</w:t>
      </w:r>
      <w:r w:rsidRPr="00CE639D">
        <w:tab/>
        <w:t xml:space="preserve">Berry RB, Budhiraja R, Gottlieb DJ, et al. Rules for scoring respiratory events in sleep: update of the 2007 AASM Manual for the Scoring of Sleep and Associated Events. Deliberations of the Sleep Apnea Definitions Task Force of the American Academy of Sleep Medicine. </w:t>
      </w:r>
      <w:r w:rsidRPr="00CE639D">
        <w:rPr>
          <w:i/>
        </w:rPr>
        <w:t xml:space="preserve">J Clin Sleep Med. </w:t>
      </w:r>
      <w:r w:rsidRPr="00CE639D">
        <w:t>2012;</w:t>
      </w:r>
      <w:r w:rsidRPr="00CE639D">
        <w:rPr>
          <w:i/>
        </w:rPr>
        <w:t xml:space="preserve"> </w:t>
      </w:r>
      <w:r w:rsidRPr="00CE639D">
        <w:t>8(5):</w:t>
      </w:r>
      <w:r w:rsidRPr="00CE639D">
        <w:rPr>
          <w:i/>
        </w:rPr>
        <w:t xml:space="preserve"> </w:t>
      </w:r>
      <w:r w:rsidRPr="00CE639D">
        <w:t>597-619.</w:t>
      </w:r>
      <w:bookmarkEnd w:id="1616"/>
    </w:p>
    <w:p w14:paraId="5BCA0B60" w14:textId="77777777" w:rsidR="00CE639D" w:rsidRPr="00CE639D" w:rsidRDefault="00CE639D" w:rsidP="00CE639D">
      <w:pPr>
        <w:pStyle w:val="EndNoteBibliography"/>
        <w:ind w:left="720" w:hanging="720"/>
      </w:pPr>
      <w:bookmarkStart w:id="1617" w:name="_ENREF_33"/>
      <w:r w:rsidRPr="00CE639D">
        <w:t>33.</w:t>
      </w:r>
      <w:r w:rsidRPr="00CE639D">
        <w:tab/>
        <w:t xml:space="preserve">Iber. </w:t>
      </w:r>
      <w:r w:rsidRPr="00CE639D">
        <w:rPr>
          <w:i/>
        </w:rPr>
        <w:t>The American Academy of Sleep Medicine Manual for the Scoring of Sleep and Associated Events: Rules, Terminology and Technical Specification.</w:t>
      </w:r>
      <w:r w:rsidRPr="00CE639D">
        <w:t xml:space="preserve"> Westchester: American Academy of Sleep Medicine; 2007.</w:t>
      </w:r>
      <w:bookmarkEnd w:id="1617"/>
    </w:p>
    <w:p w14:paraId="73F81C23" w14:textId="77777777" w:rsidR="00CE639D" w:rsidRPr="00CE639D" w:rsidRDefault="00CE639D" w:rsidP="00CE639D">
      <w:pPr>
        <w:pStyle w:val="EndNoteBibliography"/>
        <w:ind w:left="720" w:hanging="720"/>
      </w:pPr>
      <w:bookmarkStart w:id="1618" w:name="_ENREF_34"/>
      <w:r w:rsidRPr="00CE639D">
        <w:t>34.</w:t>
      </w:r>
      <w:r w:rsidRPr="00CE639D">
        <w:tab/>
        <w:t xml:space="preserve">Akobeng AK. Understanding type I and type II errors, statistical power and sample size. </w:t>
      </w:r>
      <w:r w:rsidRPr="00CE639D">
        <w:rPr>
          <w:i/>
        </w:rPr>
        <w:t xml:space="preserve">Acta Paediatr. </w:t>
      </w:r>
      <w:r w:rsidRPr="00CE639D">
        <w:t>2016;</w:t>
      </w:r>
      <w:r w:rsidRPr="00CE639D">
        <w:rPr>
          <w:i/>
        </w:rPr>
        <w:t xml:space="preserve"> </w:t>
      </w:r>
      <w:r w:rsidRPr="00CE639D">
        <w:t>105(6):</w:t>
      </w:r>
      <w:r w:rsidRPr="00CE639D">
        <w:rPr>
          <w:i/>
        </w:rPr>
        <w:t xml:space="preserve"> </w:t>
      </w:r>
      <w:r w:rsidRPr="00CE639D">
        <w:t>605-609.</w:t>
      </w:r>
      <w:bookmarkEnd w:id="1618"/>
    </w:p>
    <w:p w14:paraId="63E6D2B6" w14:textId="77777777" w:rsidR="00CE639D" w:rsidRPr="00CE639D" w:rsidRDefault="00CE639D" w:rsidP="00CE639D">
      <w:pPr>
        <w:pStyle w:val="EndNoteBibliography"/>
        <w:ind w:left="720" w:hanging="720"/>
      </w:pPr>
      <w:bookmarkStart w:id="1619" w:name="_ENREF_35"/>
      <w:r w:rsidRPr="00CE639D">
        <w:t>35.</w:t>
      </w:r>
      <w:r w:rsidRPr="00CE639D">
        <w:tab/>
        <w:t xml:space="preserve">Zhang S, Paul J, Nantha-Aree M, et al. Empirical comparison of four baseline covariate adjustment methods in analysis of continuous outcomes in randomized controlled trials. </w:t>
      </w:r>
      <w:r w:rsidRPr="00CE639D">
        <w:rPr>
          <w:i/>
        </w:rPr>
        <w:t xml:space="preserve">Clin Epidemiol. </w:t>
      </w:r>
      <w:r w:rsidRPr="00CE639D">
        <w:t>2014;</w:t>
      </w:r>
      <w:r w:rsidRPr="00CE639D">
        <w:rPr>
          <w:i/>
        </w:rPr>
        <w:t xml:space="preserve"> </w:t>
      </w:r>
      <w:r w:rsidRPr="00CE639D">
        <w:t>6:</w:t>
      </w:r>
      <w:r w:rsidRPr="00CE639D">
        <w:rPr>
          <w:i/>
        </w:rPr>
        <w:t xml:space="preserve"> </w:t>
      </w:r>
      <w:r w:rsidRPr="00CE639D">
        <w:t>227-235.</w:t>
      </w:r>
      <w:bookmarkEnd w:id="1619"/>
    </w:p>
    <w:p w14:paraId="1AFDA88D" w14:textId="77777777" w:rsidR="00CE639D" w:rsidRPr="00CE639D" w:rsidRDefault="00CE639D" w:rsidP="00CE639D">
      <w:pPr>
        <w:pStyle w:val="EndNoteBibliography"/>
        <w:ind w:left="720" w:hanging="720"/>
      </w:pPr>
      <w:bookmarkStart w:id="1620" w:name="_ENREF_36"/>
      <w:r w:rsidRPr="00CE639D">
        <w:t>36.</w:t>
      </w:r>
      <w:r w:rsidRPr="00CE639D">
        <w:tab/>
        <w:t xml:space="preserve">Sands SA, Edwards BA, Terrill PI, et al. Identifying obstructive sleep apnoea patients responsive to supplemental oxygen therapy. </w:t>
      </w:r>
      <w:r w:rsidRPr="00CE639D">
        <w:rPr>
          <w:i/>
        </w:rPr>
        <w:t xml:space="preserve">Eur Respir J. </w:t>
      </w:r>
      <w:r w:rsidRPr="00CE639D">
        <w:t>2018;</w:t>
      </w:r>
      <w:r w:rsidRPr="00CE639D">
        <w:rPr>
          <w:i/>
        </w:rPr>
        <w:t xml:space="preserve"> </w:t>
      </w:r>
      <w:r w:rsidRPr="00CE639D">
        <w:t>52(3).</w:t>
      </w:r>
      <w:bookmarkEnd w:id="1620"/>
    </w:p>
    <w:p w14:paraId="56253FD5" w14:textId="77777777" w:rsidR="00CE639D" w:rsidRPr="00CE639D" w:rsidRDefault="00CE639D" w:rsidP="00CE639D">
      <w:pPr>
        <w:pStyle w:val="EndNoteBibliography"/>
        <w:ind w:left="720" w:hanging="720"/>
      </w:pPr>
      <w:bookmarkStart w:id="1621" w:name="_ENREF_37"/>
      <w:r w:rsidRPr="00CE639D">
        <w:t>37.</w:t>
      </w:r>
      <w:r w:rsidRPr="00CE639D">
        <w:tab/>
        <w:t xml:space="preserve">Sands SA, Edwards BA, Terrill PI, et al. Phenotyping Pharyngeal Pathophysiology using Polysomnography in Patients with Obstructive Sleep Apnea. </w:t>
      </w:r>
      <w:r w:rsidRPr="00CE639D">
        <w:rPr>
          <w:i/>
        </w:rPr>
        <w:t xml:space="preserve">Am J Respir Crit Care Med. </w:t>
      </w:r>
      <w:r w:rsidRPr="00CE639D">
        <w:t>2018;</w:t>
      </w:r>
      <w:r w:rsidRPr="00CE639D">
        <w:rPr>
          <w:i/>
        </w:rPr>
        <w:t xml:space="preserve"> </w:t>
      </w:r>
      <w:r w:rsidRPr="00CE639D">
        <w:t>197(9):</w:t>
      </w:r>
      <w:r w:rsidRPr="00CE639D">
        <w:rPr>
          <w:i/>
        </w:rPr>
        <w:t xml:space="preserve"> </w:t>
      </w:r>
      <w:r w:rsidRPr="00CE639D">
        <w:t>1187-1197.</w:t>
      </w:r>
      <w:bookmarkEnd w:id="1621"/>
    </w:p>
    <w:p w14:paraId="46D635CC" w14:textId="77777777" w:rsidR="00CE639D" w:rsidRPr="00CE639D" w:rsidRDefault="00CE639D" w:rsidP="00CE639D">
      <w:pPr>
        <w:pStyle w:val="EndNoteBibliography"/>
        <w:ind w:left="720" w:hanging="720"/>
      </w:pPr>
      <w:bookmarkStart w:id="1622" w:name="_ENREF_38"/>
      <w:r w:rsidRPr="00CE639D">
        <w:t>38.</w:t>
      </w:r>
      <w:r w:rsidRPr="00CE639D">
        <w:tab/>
        <w:t xml:space="preserve">Sands SA, Edwards BA, Terrill PI, et al. Identifying obstructive sleep apnea patients responsive to supplemental oxygen therapy. </w:t>
      </w:r>
      <w:r w:rsidRPr="00CE639D">
        <w:rPr>
          <w:i/>
        </w:rPr>
        <w:t xml:space="preserve">Eur Respir J. </w:t>
      </w:r>
      <w:r w:rsidRPr="00CE639D">
        <w:t>2018.</w:t>
      </w:r>
      <w:bookmarkEnd w:id="1622"/>
    </w:p>
    <w:p w14:paraId="3EA63A11" w14:textId="77777777" w:rsidR="00CE639D" w:rsidRPr="00CE639D" w:rsidRDefault="00CE639D" w:rsidP="00CE639D">
      <w:pPr>
        <w:pStyle w:val="EndNoteBibliography"/>
        <w:ind w:left="720" w:hanging="720"/>
      </w:pPr>
      <w:bookmarkStart w:id="1623" w:name="_ENREF_39"/>
      <w:r w:rsidRPr="00CE639D">
        <w:t>39.</w:t>
      </w:r>
      <w:r w:rsidRPr="00CE639D">
        <w:tab/>
        <w:t xml:space="preserve">Dunkler D, Plischke M, Leffondre K, Heinze G. Augmented backward elimination: a pragmatic and purposeful way to develop statistical models. </w:t>
      </w:r>
      <w:r w:rsidRPr="00CE639D">
        <w:rPr>
          <w:i/>
        </w:rPr>
        <w:t xml:space="preserve">PLoS One. </w:t>
      </w:r>
      <w:r w:rsidRPr="00CE639D">
        <w:t>2014;</w:t>
      </w:r>
      <w:r w:rsidRPr="00CE639D">
        <w:rPr>
          <w:i/>
        </w:rPr>
        <w:t xml:space="preserve"> </w:t>
      </w:r>
      <w:r w:rsidRPr="00CE639D">
        <w:t>9(11):</w:t>
      </w:r>
      <w:r w:rsidRPr="00CE639D">
        <w:rPr>
          <w:i/>
        </w:rPr>
        <w:t xml:space="preserve"> </w:t>
      </w:r>
      <w:r w:rsidRPr="00CE639D">
        <w:t>e113677.</w:t>
      </w:r>
      <w:bookmarkEnd w:id="1623"/>
    </w:p>
    <w:p w14:paraId="737E97FD" w14:textId="77777777" w:rsidR="00CE639D" w:rsidRPr="00CE639D" w:rsidRDefault="00CE639D" w:rsidP="00CE639D">
      <w:pPr>
        <w:pStyle w:val="EndNoteBibliography"/>
        <w:ind w:left="720" w:hanging="720"/>
      </w:pPr>
      <w:bookmarkStart w:id="1624" w:name="_ENREF_40"/>
      <w:r w:rsidRPr="00CE639D">
        <w:t>40.</w:t>
      </w:r>
      <w:r w:rsidRPr="00CE639D">
        <w:tab/>
        <w:t xml:space="preserve">In Lee K, Koval JJ. Determination of the best significance level in forward stepwise logistic regression. </w:t>
      </w:r>
      <w:r w:rsidRPr="00CE639D">
        <w:rPr>
          <w:i/>
        </w:rPr>
        <w:t xml:space="preserve">Commun Stat Simul Comput. </w:t>
      </w:r>
      <w:r w:rsidRPr="00CE639D">
        <w:t>1997;</w:t>
      </w:r>
      <w:r w:rsidRPr="00CE639D">
        <w:rPr>
          <w:i/>
        </w:rPr>
        <w:t xml:space="preserve"> </w:t>
      </w:r>
      <w:r w:rsidRPr="00CE639D">
        <w:t>26(2):</w:t>
      </w:r>
      <w:r w:rsidRPr="00CE639D">
        <w:rPr>
          <w:i/>
        </w:rPr>
        <w:t xml:space="preserve"> </w:t>
      </w:r>
      <w:r w:rsidRPr="00CE639D">
        <w:t>559-575.</w:t>
      </w:r>
      <w:bookmarkEnd w:id="1624"/>
    </w:p>
    <w:p w14:paraId="56A4CCDF" w14:textId="77777777" w:rsidR="00CE639D" w:rsidRPr="00CE639D" w:rsidRDefault="00CE639D" w:rsidP="00CE639D">
      <w:pPr>
        <w:pStyle w:val="EndNoteBibliography"/>
        <w:ind w:left="720" w:hanging="720"/>
      </w:pPr>
      <w:bookmarkStart w:id="1625" w:name="_ENREF_41"/>
      <w:r w:rsidRPr="00CE639D">
        <w:t>41.</w:t>
      </w:r>
      <w:r w:rsidRPr="00CE639D">
        <w:tab/>
        <w:t xml:space="preserve">Hosmer DW, Lemeshow S. </w:t>
      </w:r>
      <w:r w:rsidRPr="00CE639D">
        <w:rPr>
          <w:i/>
        </w:rPr>
        <w:t>Applied logistic regression.</w:t>
      </w:r>
      <w:r w:rsidRPr="00CE639D">
        <w:t xml:space="preserve"> Vol 10: Wiley, New York, 1989; 1991.</w:t>
      </w:r>
      <w:bookmarkEnd w:id="1625"/>
    </w:p>
    <w:p w14:paraId="5E26CC64" w14:textId="77777777" w:rsidR="00CE639D" w:rsidRPr="00CE639D" w:rsidRDefault="00CE639D" w:rsidP="00CE639D">
      <w:pPr>
        <w:pStyle w:val="EndNoteBibliography"/>
        <w:ind w:left="720" w:hanging="720"/>
      </w:pPr>
      <w:bookmarkStart w:id="1626" w:name="_ENREF_42"/>
      <w:r w:rsidRPr="00CE639D">
        <w:t>42.</w:t>
      </w:r>
      <w:r w:rsidRPr="00CE639D">
        <w:tab/>
        <w:t xml:space="preserve">Azarbarzin A, Sands SA, Taranto-Montemurro L, et al. Estimation of Pharyngeal Collapsibility During Sleep by Peak Inspiratory Airflow. </w:t>
      </w:r>
      <w:r w:rsidRPr="00CE639D">
        <w:rPr>
          <w:i/>
        </w:rPr>
        <w:t xml:space="preserve">Sleep. </w:t>
      </w:r>
      <w:r w:rsidRPr="00CE639D">
        <w:t>2017;</w:t>
      </w:r>
      <w:r w:rsidRPr="00CE639D">
        <w:rPr>
          <w:i/>
        </w:rPr>
        <w:t xml:space="preserve"> </w:t>
      </w:r>
      <w:r w:rsidRPr="00CE639D">
        <w:t>40(1).</w:t>
      </w:r>
      <w:bookmarkEnd w:id="1626"/>
    </w:p>
    <w:p w14:paraId="5E7005FA" w14:textId="77777777" w:rsidR="00CE639D" w:rsidRPr="00CE639D" w:rsidRDefault="00CE639D" w:rsidP="00CE639D">
      <w:pPr>
        <w:pStyle w:val="EndNoteBibliography"/>
        <w:ind w:left="720" w:hanging="720"/>
      </w:pPr>
      <w:bookmarkStart w:id="1627" w:name="_ENREF_43"/>
      <w:r w:rsidRPr="00CE639D">
        <w:t>43.</w:t>
      </w:r>
      <w:r w:rsidRPr="00CE639D">
        <w:tab/>
        <w:t xml:space="preserve">Sutherland K, Phillips CL, Davies A, et al. CPAP pressure for prediction of oral appliance treatment response in obstructive sleep apnea. </w:t>
      </w:r>
      <w:r w:rsidRPr="00CE639D">
        <w:rPr>
          <w:i/>
        </w:rPr>
        <w:t xml:space="preserve">J Clin Sleep Med. </w:t>
      </w:r>
      <w:r w:rsidRPr="00CE639D">
        <w:t>2014;</w:t>
      </w:r>
      <w:r w:rsidRPr="00CE639D">
        <w:rPr>
          <w:i/>
        </w:rPr>
        <w:t xml:space="preserve"> </w:t>
      </w:r>
      <w:r w:rsidRPr="00CE639D">
        <w:t>10(9):</w:t>
      </w:r>
      <w:r w:rsidRPr="00CE639D">
        <w:rPr>
          <w:i/>
        </w:rPr>
        <w:t xml:space="preserve"> </w:t>
      </w:r>
      <w:r w:rsidRPr="00CE639D">
        <w:t>943-949.</w:t>
      </w:r>
      <w:bookmarkEnd w:id="1627"/>
    </w:p>
    <w:p w14:paraId="06D410FB" w14:textId="77777777" w:rsidR="00CE639D" w:rsidRPr="00CE639D" w:rsidRDefault="00CE639D" w:rsidP="00CE639D">
      <w:pPr>
        <w:pStyle w:val="EndNoteBibliography"/>
        <w:ind w:left="720" w:hanging="720"/>
      </w:pPr>
      <w:bookmarkStart w:id="1628" w:name="_ENREF_44"/>
      <w:r w:rsidRPr="00CE639D">
        <w:t>44.</w:t>
      </w:r>
      <w:r w:rsidRPr="00CE639D">
        <w:tab/>
        <w:t xml:space="preserve">Sutherland K, Takaya H, Qian J, Petocz P, Ng AT, Cistulli PA. Oral appliance treatment response and polysomnographic phenotypes of obstructive sleep apnea. </w:t>
      </w:r>
      <w:r w:rsidRPr="00CE639D">
        <w:rPr>
          <w:i/>
        </w:rPr>
        <w:t xml:space="preserve">J Clin Sleep Med. </w:t>
      </w:r>
      <w:r w:rsidRPr="00CE639D">
        <w:t>2015;</w:t>
      </w:r>
      <w:r w:rsidRPr="00CE639D">
        <w:rPr>
          <w:i/>
        </w:rPr>
        <w:t xml:space="preserve"> </w:t>
      </w:r>
      <w:r w:rsidRPr="00CE639D">
        <w:t>11(8):</w:t>
      </w:r>
      <w:r w:rsidRPr="00CE639D">
        <w:rPr>
          <w:i/>
        </w:rPr>
        <w:t xml:space="preserve"> </w:t>
      </w:r>
      <w:r w:rsidRPr="00CE639D">
        <w:t>861-868.</w:t>
      </w:r>
      <w:bookmarkEnd w:id="1628"/>
    </w:p>
    <w:p w14:paraId="23F3A88F" w14:textId="77777777" w:rsidR="00CE639D" w:rsidRPr="00CE639D" w:rsidRDefault="00CE639D" w:rsidP="00CE639D">
      <w:pPr>
        <w:pStyle w:val="EndNoteBibliography"/>
        <w:ind w:left="720" w:hanging="720"/>
      </w:pPr>
      <w:bookmarkStart w:id="1629" w:name="_ENREF_45"/>
      <w:r w:rsidRPr="00CE639D">
        <w:t>45.</w:t>
      </w:r>
      <w:r w:rsidRPr="00CE639D">
        <w:tab/>
        <w:t xml:space="preserve">Ng AT, Qian J, Cistulli PA. Oropharyngeal collapse predicts treatment response with oral appliance therapy in obstructive sleep apnea. </w:t>
      </w:r>
      <w:r w:rsidRPr="00CE639D">
        <w:rPr>
          <w:i/>
        </w:rPr>
        <w:t xml:space="preserve">Sleep. </w:t>
      </w:r>
      <w:r w:rsidRPr="00CE639D">
        <w:t>2006;</w:t>
      </w:r>
      <w:r w:rsidRPr="00CE639D">
        <w:rPr>
          <w:i/>
        </w:rPr>
        <w:t xml:space="preserve"> </w:t>
      </w:r>
      <w:r w:rsidRPr="00CE639D">
        <w:t>29(5):</w:t>
      </w:r>
      <w:r w:rsidRPr="00CE639D">
        <w:rPr>
          <w:i/>
        </w:rPr>
        <w:t xml:space="preserve"> </w:t>
      </w:r>
      <w:r w:rsidRPr="00CE639D">
        <w:t>666-671.</w:t>
      </w:r>
      <w:bookmarkEnd w:id="1629"/>
    </w:p>
    <w:p w14:paraId="42DA2157" w14:textId="77777777" w:rsidR="00CE639D" w:rsidRPr="00CE639D" w:rsidRDefault="00CE639D" w:rsidP="00CE639D">
      <w:pPr>
        <w:pStyle w:val="EndNoteBibliography"/>
        <w:ind w:left="720" w:hanging="720"/>
      </w:pPr>
      <w:bookmarkStart w:id="1630" w:name="_ENREF_46"/>
      <w:r w:rsidRPr="00CE639D">
        <w:t>46.</w:t>
      </w:r>
      <w:r w:rsidRPr="00CE639D">
        <w:tab/>
        <w:t xml:space="preserve">Bamagoos AA, Cistulli P, Sutherland K, et al. Dose-Dependent Effects of Mandibular Advancement on Upper Airway Collapsibility and Muscle Activity in Obstructive Sleep Apnea [abstract]. </w:t>
      </w:r>
      <w:r w:rsidRPr="00CE639D">
        <w:rPr>
          <w:i/>
        </w:rPr>
        <w:t xml:space="preserve">Am J Respir Crit Care Med. </w:t>
      </w:r>
      <w:r w:rsidRPr="00CE639D">
        <w:t>2017: A6972-A6972.</w:t>
      </w:r>
      <w:bookmarkEnd w:id="1630"/>
    </w:p>
    <w:p w14:paraId="728A7F11" w14:textId="77777777" w:rsidR="00CE639D" w:rsidRPr="00CE639D" w:rsidRDefault="00CE639D" w:rsidP="00CE639D">
      <w:pPr>
        <w:pStyle w:val="EndNoteBibliography"/>
        <w:ind w:left="720" w:hanging="720"/>
      </w:pPr>
      <w:bookmarkStart w:id="1631" w:name="_ENREF_47"/>
      <w:r w:rsidRPr="00CE639D">
        <w:t>47.</w:t>
      </w:r>
      <w:r w:rsidRPr="00CE639D">
        <w:tab/>
        <w:t xml:space="preserve">Ng AT, Gotsopoulos H, Qian J, Cistulli PA. Effect of oral appliance therapy on upper airway collapsibility in obstructive sleep apnea. </w:t>
      </w:r>
      <w:r w:rsidRPr="00CE639D">
        <w:rPr>
          <w:i/>
        </w:rPr>
        <w:t xml:space="preserve">Am J Respir Crit Care Med. </w:t>
      </w:r>
      <w:r w:rsidRPr="00CE639D">
        <w:t>2003;</w:t>
      </w:r>
      <w:r w:rsidRPr="00CE639D">
        <w:rPr>
          <w:i/>
        </w:rPr>
        <w:t xml:space="preserve"> </w:t>
      </w:r>
      <w:r w:rsidRPr="00CE639D">
        <w:t>168(2):</w:t>
      </w:r>
      <w:r w:rsidRPr="00CE639D">
        <w:rPr>
          <w:i/>
        </w:rPr>
        <w:t xml:space="preserve"> </w:t>
      </w:r>
      <w:r w:rsidRPr="00CE639D">
        <w:t>238-241.</w:t>
      </w:r>
      <w:bookmarkEnd w:id="1631"/>
    </w:p>
    <w:p w14:paraId="1F5D7285" w14:textId="77777777" w:rsidR="00CE639D" w:rsidRPr="00CE639D" w:rsidRDefault="00CE639D" w:rsidP="00CE639D">
      <w:pPr>
        <w:pStyle w:val="EndNoteBibliography"/>
        <w:ind w:left="720" w:hanging="720"/>
      </w:pPr>
      <w:bookmarkStart w:id="1632" w:name="_ENREF_48"/>
      <w:r w:rsidRPr="00CE639D">
        <w:t>48.</w:t>
      </w:r>
      <w:r w:rsidRPr="00CE639D">
        <w:tab/>
        <w:t xml:space="preserve">Kato J, Isono S, Tanaka A, et al. Dose-dependent effects of mandibular advancement on pharyngeal mechanics and nocturnal oxygenation in patients with sleep-disordered breathing. </w:t>
      </w:r>
      <w:r w:rsidRPr="00CE639D">
        <w:rPr>
          <w:i/>
        </w:rPr>
        <w:t xml:space="preserve">Chest. </w:t>
      </w:r>
      <w:r w:rsidRPr="00CE639D">
        <w:t>2000;</w:t>
      </w:r>
      <w:r w:rsidRPr="00CE639D">
        <w:rPr>
          <w:i/>
        </w:rPr>
        <w:t xml:space="preserve"> </w:t>
      </w:r>
      <w:r w:rsidRPr="00CE639D">
        <w:t>117(4):</w:t>
      </w:r>
      <w:r w:rsidRPr="00CE639D">
        <w:rPr>
          <w:i/>
        </w:rPr>
        <w:t xml:space="preserve"> </w:t>
      </w:r>
      <w:r w:rsidRPr="00CE639D">
        <w:t>1065-1072.</w:t>
      </w:r>
      <w:bookmarkEnd w:id="1632"/>
    </w:p>
    <w:p w14:paraId="4FB37D5C" w14:textId="77777777" w:rsidR="00CE639D" w:rsidRPr="00CE639D" w:rsidRDefault="00CE639D" w:rsidP="00CE639D">
      <w:pPr>
        <w:pStyle w:val="EndNoteBibliography"/>
        <w:ind w:left="720" w:hanging="720"/>
      </w:pPr>
      <w:bookmarkStart w:id="1633" w:name="_ENREF_49"/>
      <w:r w:rsidRPr="00CE639D">
        <w:t>49.</w:t>
      </w:r>
      <w:r w:rsidRPr="00CE639D">
        <w:tab/>
        <w:t xml:space="preserve">Phillips CL, Grunstein RR, Darendeliler MA, et al. Health outcomes of continuous positive airway pressure versus oral appliance treatment for obstructive sleep apnea: a randomized controlled trial. </w:t>
      </w:r>
      <w:r w:rsidRPr="00CE639D">
        <w:rPr>
          <w:i/>
        </w:rPr>
        <w:t xml:space="preserve">Am J Respir Crit Care Med. </w:t>
      </w:r>
      <w:r w:rsidRPr="00CE639D">
        <w:t>2013;</w:t>
      </w:r>
      <w:r w:rsidRPr="00CE639D">
        <w:rPr>
          <w:i/>
        </w:rPr>
        <w:t xml:space="preserve"> </w:t>
      </w:r>
      <w:r w:rsidRPr="00CE639D">
        <w:t>187(8):</w:t>
      </w:r>
      <w:r w:rsidRPr="00CE639D">
        <w:rPr>
          <w:i/>
        </w:rPr>
        <w:t xml:space="preserve"> </w:t>
      </w:r>
      <w:r w:rsidRPr="00CE639D">
        <w:t>879-887.</w:t>
      </w:r>
      <w:bookmarkEnd w:id="1633"/>
    </w:p>
    <w:p w14:paraId="788634C9" w14:textId="77777777" w:rsidR="00CE639D" w:rsidRPr="00CE639D" w:rsidRDefault="00CE639D" w:rsidP="00CE639D">
      <w:pPr>
        <w:pStyle w:val="EndNoteBibliography"/>
        <w:ind w:left="720" w:hanging="720"/>
      </w:pPr>
      <w:bookmarkStart w:id="1634" w:name="_ENREF_50"/>
      <w:r w:rsidRPr="00CE639D">
        <w:lastRenderedPageBreak/>
        <w:t>50.</w:t>
      </w:r>
      <w:r w:rsidRPr="00CE639D">
        <w:tab/>
        <w:t xml:space="preserve">Genta PR, Sands SA, Butler JP, et al. Airflow shape is associated with the pharyngeal structure causing obstructive sleep apnea. </w:t>
      </w:r>
      <w:r w:rsidRPr="00CE639D">
        <w:rPr>
          <w:i/>
        </w:rPr>
        <w:t xml:space="preserve">Chest. </w:t>
      </w:r>
      <w:r w:rsidRPr="00CE639D">
        <w:t>2017.</w:t>
      </w:r>
      <w:bookmarkEnd w:id="1634"/>
    </w:p>
    <w:p w14:paraId="41674748" w14:textId="4151C1D7" w:rsidR="00ED7AE6" w:rsidRPr="00712269" w:rsidRDefault="00ED7AE6" w:rsidP="00CE639D">
      <w:pPr>
        <w:suppressLineNumbers/>
        <w:spacing w:line="480" w:lineRule="auto"/>
      </w:pPr>
      <w:r w:rsidRPr="00712269">
        <w:fldChar w:fldCharType="end"/>
      </w:r>
      <w:r w:rsidRPr="00712269">
        <w:fldChar w:fldCharType="begin"/>
      </w:r>
      <w:r w:rsidRPr="00712269">
        <w:instrText xml:space="preserve"> ADDIN EN.SECTION.REFLIST </w:instrText>
      </w:r>
      <w:r w:rsidRPr="00712269">
        <w:fldChar w:fldCharType="end"/>
      </w:r>
    </w:p>
    <w:p w14:paraId="32267331" w14:textId="77777777" w:rsidR="00ED7AE6" w:rsidRPr="00712269" w:rsidRDefault="00ED7AE6" w:rsidP="00D16A76">
      <w:pPr>
        <w:suppressLineNumbers/>
        <w:spacing w:line="480" w:lineRule="auto"/>
        <w:rPr>
          <w:sz w:val="10"/>
          <w:szCs w:val="10"/>
        </w:rPr>
      </w:pPr>
    </w:p>
    <w:p w14:paraId="42ECA28C" w14:textId="77777777" w:rsidR="00ED7AE6" w:rsidRPr="00712269" w:rsidRDefault="00ED7AE6" w:rsidP="00D16A76">
      <w:pPr>
        <w:suppressLineNumbers/>
        <w:spacing w:line="480" w:lineRule="auto"/>
      </w:pPr>
    </w:p>
    <w:p w14:paraId="24E99DD7" w14:textId="77777777" w:rsidR="00856D17" w:rsidRDefault="00856D17">
      <w:pPr>
        <w:spacing w:after="200" w:line="276" w:lineRule="auto"/>
        <w:jc w:val="left"/>
        <w:rPr>
          <w:ins w:id="1635" w:author="Ahmad Abdulraheem M. Bamagoos" w:date="2019-05-20T21:57:00Z"/>
          <w:b/>
          <w:noProof w:val="0"/>
          <w:sz w:val="28"/>
          <w:szCs w:val="24"/>
          <w:lang w:eastAsia="x-none"/>
        </w:rPr>
      </w:pPr>
      <w:ins w:id="1636" w:author="Ahmad Abdulraheem M. Bamagoos" w:date="2019-05-20T21:57:00Z">
        <w:r>
          <w:br w:type="page"/>
        </w:r>
      </w:ins>
    </w:p>
    <w:p w14:paraId="310D42E0" w14:textId="4C319338" w:rsidR="001A6F2F" w:rsidRPr="00712269" w:rsidRDefault="001A6F2F" w:rsidP="00892B68">
      <w:pPr>
        <w:pStyle w:val="Heading1"/>
      </w:pPr>
      <w:r w:rsidRPr="00712269">
        <w:lastRenderedPageBreak/>
        <w:t>Tables</w:t>
      </w:r>
    </w:p>
    <w:p w14:paraId="13C64CE6" w14:textId="7864031F" w:rsidR="00FA7A8D" w:rsidRDefault="00FA7A8D" w:rsidP="00892B68">
      <w:pPr>
        <w:pStyle w:val="Heading2"/>
      </w:pPr>
      <w:r>
        <w:t xml:space="preserve">Table </w:t>
      </w:r>
      <w:r w:rsidR="00700A20">
        <w:t>1</w:t>
      </w:r>
      <w:r>
        <w:t xml:space="preserve">: </w:t>
      </w:r>
      <w:r w:rsidRPr="00640475">
        <w:rPr>
          <w:b w:val="0"/>
          <w:bCs/>
        </w:rPr>
        <w:t>Patient characteristics</w:t>
      </w:r>
    </w:p>
    <w:tbl>
      <w:tblPr>
        <w:tblW w:w="8472"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3320"/>
        <w:gridCol w:w="1621"/>
        <w:gridCol w:w="1830"/>
        <w:gridCol w:w="1701"/>
      </w:tblGrid>
      <w:tr w:rsidR="00FA7A8D" w:rsidRPr="00FA7A8D" w14:paraId="601121D8" w14:textId="77777777" w:rsidTr="00804800">
        <w:trPr>
          <w:trHeight w:val="302"/>
          <w:jc w:val="center"/>
        </w:trPr>
        <w:tc>
          <w:tcPr>
            <w:tcW w:w="3320" w:type="dxa"/>
            <w:tcBorders>
              <w:top w:val="single" w:sz="4" w:space="0" w:color="auto"/>
              <w:bottom w:val="single" w:sz="4" w:space="0" w:color="auto"/>
            </w:tcBorders>
            <w:shd w:val="clear" w:color="auto" w:fill="auto"/>
            <w:vAlign w:val="center"/>
          </w:tcPr>
          <w:p w14:paraId="69B14570" w14:textId="301ACA43" w:rsidR="00FA7A8D" w:rsidRPr="00FA7A8D" w:rsidRDefault="00FA7A8D" w:rsidP="00700A20">
            <w:pPr>
              <w:pStyle w:val="TableText"/>
            </w:pPr>
            <w:r w:rsidRPr="00700A20">
              <w:t>Characteristic</w:t>
            </w:r>
          </w:p>
        </w:tc>
        <w:tc>
          <w:tcPr>
            <w:tcW w:w="1621" w:type="dxa"/>
            <w:tcBorders>
              <w:top w:val="single" w:sz="4" w:space="0" w:color="auto"/>
              <w:bottom w:val="single" w:sz="4" w:space="0" w:color="auto"/>
            </w:tcBorders>
            <w:shd w:val="clear" w:color="auto" w:fill="auto"/>
            <w:vAlign w:val="center"/>
          </w:tcPr>
          <w:p w14:paraId="50C1C403" w14:textId="77777777" w:rsidR="00FA7A8D" w:rsidRPr="00FA7A8D" w:rsidRDefault="00FA7A8D" w:rsidP="00A11D8E">
            <w:pPr>
              <w:jc w:val="center"/>
              <w:rPr>
                <w:rFonts w:ascii="Arial Narrow" w:eastAsia="Calibri" w:hAnsi="Arial Narrow" w:cs="Arial"/>
                <w:bCs/>
                <w:lang w:eastAsia="en-AU"/>
              </w:rPr>
            </w:pPr>
            <w:r w:rsidRPr="00FA7A8D">
              <w:rPr>
                <w:rFonts w:ascii="Arial Narrow" w:eastAsia="Calibri" w:hAnsi="Arial Narrow" w:cs="Arial"/>
                <w:bCs/>
                <w:lang w:eastAsia="en-AU"/>
              </w:rPr>
              <w:t>Baseline</w:t>
            </w:r>
          </w:p>
        </w:tc>
        <w:tc>
          <w:tcPr>
            <w:tcW w:w="1830" w:type="dxa"/>
            <w:tcBorders>
              <w:top w:val="single" w:sz="4" w:space="0" w:color="auto"/>
              <w:bottom w:val="single" w:sz="4" w:space="0" w:color="auto"/>
            </w:tcBorders>
            <w:shd w:val="clear" w:color="auto" w:fill="auto"/>
            <w:vAlign w:val="center"/>
          </w:tcPr>
          <w:p w14:paraId="34897744" w14:textId="633F72C4" w:rsidR="00FA7A8D" w:rsidRPr="00FA7A8D" w:rsidRDefault="00F004BC" w:rsidP="00A11D8E">
            <w:pPr>
              <w:jc w:val="center"/>
              <w:rPr>
                <w:rFonts w:ascii="Arial Narrow" w:eastAsia="Calibri" w:hAnsi="Arial Narrow" w:cs="Arial"/>
                <w:bCs/>
                <w:lang w:eastAsia="en-AU"/>
              </w:rPr>
            </w:pPr>
            <w:r>
              <w:rPr>
                <w:rFonts w:ascii="Arial Narrow" w:eastAsia="Calibri" w:hAnsi="Arial Narrow" w:cs="Arial"/>
                <w:bCs/>
                <w:lang w:eastAsia="en-AU"/>
              </w:rPr>
              <w:t>Oral Appliance</w:t>
            </w:r>
          </w:p>
        </w:tc>
        <w:tc>
          <w:tcPr>
            <w:tcW w:w="1701" w:type="dxa"/>
            <w:tcBorders>
              <w:top w:val="single" w:sz="4" w:space="0" w:color="auto"/>
              <w:bottom w:val="single" w:sz="4" w:space="0" w:color="auto"/>
            </w:tcBorders>
            <w:shd w:val="clear" w:color="auto" w:fill="auto"/>
            <w:vAlign w:val="center"/>
          </w:tcPr>
          <w:p w14:paraId="18B12CD2" w14:textId="6F64D60B" w:rsidR="00FA7A8D" w:rsidRPr="00FA7A8D" w:rsidRDefault="003F1379" w:rsidP="00A11D8E">
            <w:pPr>
              <w:jc w:val="center"/>
              <w:rPr>
                <w:rFonts w:ascii="Arial Narrow" w:eastAsia="Calibri" w:hAnsi="Arial Narrow" w:cs="Arial"/>
                <w:bCs/>
                <w:lang w:eastAsia="en-AU"/>
              </w:rPr>
            </w:pPr>
            <w:r>
              <w:rPr>
                <w:rFonts w:ascii="Arial Narrow" w:eastAsia="Calibri" w:hAnsi="Arial Narrow" w:cs="Arial"/>
                <w:bCs/>
                <w:lang w:eastAsia="en-AU"/>
              </w:rPr>
              <w:t>p-value</w:t>
            </w:r>
          </w:p>
        </w:tc>
      </w:tr>
      <w:tr w:rsidR="00495C7B" w:rsidRPr="00FA7A8D" w14:paraId="377DBC4F" w14:textId="77777777" w:rsidTr="003B2696">
        <w:trPr>
          <w:trHeight w:val="302"/>
          <w:jc w:val="center"/>
          <w:ins w:id="1637" w:author="Ahmad Abdulraheem M. Bamagoos" w:date="2019-05-13T12:07:00Z"/>
        </w:trPr>
        <w:tc>
          <w:tcPr>
            <w:tcW w:w="3320" w:type="dxa"/>
            <w:shd w:val="clear" w:color="auto" w:fill="auto"/>
            <w:vAlign w:val="center"/>
          </w:tcPr>
          <w:p w14:paraId="25958E0F" w14:textId="77777777" w:rsidR="00495C7B" w:rsidRPr="00FA7A8D" w:rsidRDefault="00495C7B" w:rsidP="003B2696">
            <w:pPr>
              <w:jc w:val="left"/>
              <w:rPr>
                <w:ins w:id="1638" w:author="Ahmad Abdulraheem M. Bamagoos" w:date="2019-05-13T12:07:00Z"/>
                <w:rFonts w:ascii="Arial Narrow" w:eastAsia="Calibri" w:hAnsi="Arial Narrow" w:cs="Arial"/>
                <w:color w:val="000000"/>
              </w:rPr>
            </w:pPr>
            <w:ins w:id="1639" w:author="Ahmad Abdulraheem M. Bamagoos" w:date="2019-05-13T12:07:00Z">
              <w:r w:rsidRPr="00FA7A8D">
                <w:rPr>
                  <w:rFonts w:ascii="Arial Narrow" w:eastAsia="Calibri" w:hAnsi="Arial Narrow" w:cs="Arial"/>
                  <w:color w:val="000000"/>
                </w:rPr>
                <w:t>Sex (M:F)</w:t>
              </w:r>
            </w:ins>
          </w:p>
        </w:tc>
        <w:tc>
          <w:tcPr>
            <w:tcW w:w="3451" w:type="dxa"/>
            <w:gridSpan w:val="2"/>
            <w:shd w:val="clear" w:color="auto" w:fill="auto"/>
            <w:vAlign w:val="center"/>
          </w:tcPr>
          <w:p w14:paraId="7577A2C6" w14:textId="77777777" w:rsidR="00495C7B" w:rsidRPr="00FA7A8D" w:rsidRDefault="00495C7B" w:rsidP="003B2696">
            <w:pPr>
              <w:jc w:val="center"/>
              <w:rPr>
                <w:ins w:id="1640" w:author="Ahmad Abdulraheem M. Bamagoos" w:date="2019-05-13T12:07:00Z"/>
                <w:rFonts w:ascii="Arial Narrow" w:hAnsi="Arial Narrow" w:cs="Arial"/>
                <w:kern w:val="24"/>
              </w:rPr>
            </w:pPr>
            <w:ins w:id="1641" w:author="Ahmad Abdulraheem M. Bamagoos" w:date="2019-05-13T12:07:00Z">
              <w:r>
                <w:rPr>
                  <w:rFonts w:ascii="Arial Narrow" w:hAnsi="Arial Narrow" w:cs="Arial"/>
                  <w:kern w:val="24"/>
                </w:rPr>
                <w:t>52:41</w:t>
              </w:r>
            </w:ins>
          </w:p>
        </w:tc>
        <w:tc>
          <w:tcPr>
            <w:tcW w:w="1701" w:type="dxa"/>
            <w:shd w:val="clear" w:color="auto" w:fill="auto"/>
            <w:vAlign w:val="center"/>
          </w:tcPr>
          <w:p w14:paraId="09AC7128" w14:textId="77777777" w:rsidR="00495C7B" w:rsidRPr="00FA7A8D" w:rsidRDefault="00495C7B" w:rsidP="003B2696">
            <w:pPr>
              <w:jc w:val="center"/>
              <w:rPr>
                <w:ins w:id="1642" w:author="Ahmad Abdulraheem M. Bamagoos" w:date="2019-05-13T12:07:00Z"/>
                <w:rFonts w:ascii="Arial Narrow" w:hAnsi="Arial Narrow" w:cs="Arial"/>
                <w:kern w:val="24"/>
              </w:rPr>
            </w:pPr>
          </w:p>
        </w:tc>
      </w:tr>
      <w:tr w:rsidR="00FA7A8D" w:rsidRPr="00FA7A8D" w14:paraId="24332B91" w14:textId="77777777" w:rsidTr="00804800">
        <w:trPr>
          <w:trHeight w:val="302"/>
          <w:jc w:val="center"/>
        </w:trPr>
        <w:tc>
          <w:tcPr>
            <w:tcW w:w="3320" w:type="dxa"/>
            <w:tcBorders>
              <w:top w:val="single" w:sz="4" w:space="0" w:color="auto"/>
            </w:tcBorders>
            <w:shd w:val="clear" w:color="auto" w:fill="auto"/>
            <w:vAlign w:val="center"/>
          </w:tcPr>
          <w:p w14:paraId="0C4C4618" w14:textId="77777777" w:rsidR="00FA7A8D" w:rsidRPr="00FA7A8D" w:rsidRDefault="00FA7A8D" w:rsidP="00A11D8E">
            <w:pPr>
              <w:jc w:val="left"/>
              <w:rPr>
                <w:rFonts w:ascii="Arial Narrow" w:eastAsia="Calibri" w:hAnsi="Arial Narrow" w:cs="Arial"/>
                <w:color w:val="000000"/>
              </w:rPr>
            </w:pPr>
            <w:r w:rsidRPr="00FA7A8D">
              <w:rPr>
                <w:rFonts w:ascii="Arial Narrow" w:eastAsia="Calibri" w:hAnsi="Arial Narrow" w:cs="Arial"/>
                <w:color w:val="000000"/>
              </w:rPr>
              <w:t>Age (years)</w:t>
            </w:r>
          </w:p>
        </w:tc>
        <w:tc>
          <w:tcPr>
            <w:tcW w:w="3451" w:type="dxa"/>
            <w:gridSpan w:val="2"/>
            <w:tcBorders>
              <w:top w:val="single" w:sz="4" w:space="0" w:color="auto"/>
            </w:tcBorders>
            <w:shd w:val="clear" w:color="auto" w:fill="auto"/>
            <w:vAlign w:val="center"/>
          </w:tcPr>
          <w:p w14:paraId="6529CC66" w14:textId="77777777" w:rsidR="00FA7A8D" w:rsidRPr="00FA7A8D" w:rsidRDefault="00FA7A8D" w:rsidP="00A11D8E">
            <w:pPr>
              <w:jc w:val="center"/>
              <w:rPr>
                <w:rFonts w:ascii="Arial Narrow" w:hAnsi="Arial Narrow" w:cs="Arial"/>
                <w:kern w:val="24"/>
              </w:rPr>
            </w:pPr>
            <w:r w:rsidRPr="00FA7A8D">
              <w:rPr>
                <w:rFonts w:ascii="Arial Narrow" w:hAnsi="Arial Narrow" w:cs="Arial"/>
                <w:kern w:val="24"/>
              </w:rPr>
              <w:t>56.2</w:t>
            </w:r>
            <w:r w:rsidRPr="00FA7A8D">
              <w:rPr>
                <w:rFonts w:ascii="Arial Narrow" w:hAnsi="Arial Narrow" w:cs="Arial"/>
                <w:kern w:val="24"/>
                <w:position w:val="1"/>
              </w:rPr>
              <w:t xml:space="preserve"> </w:t>
            </w:r>
            <w:r w:rsidRPr="00FA7A8D">
              <w:rPr>
                <w:rFonts w:ascii="Arial Narrow" w:hAnsi="Arial Narrow" w:cs="Arial"/>
                <w:kern w:val="24"/>
              </w:rPr>
              <w:t>± 11.0</w:t>
            </w:r>
          </w:p>
        </w:tc>
        <w:tc>
          <w:tcPr>
            <w:tcW w:w="1701" w:type="dxa"/>
            <w:tcBorders>
              <w:top w:val="single" w:sz="4" w:space="0" w:color="auto"/>
            </w:tcBorders>
            <w:shd w:val="clear" w:color="auto" w:fill="auto"/>
            <w:vAlign w:val="center"/>
          </w:tcPr>
          <w:p w14:paraId="0F93626A" w14:textId="77777777" w:rsidR="00FA7A8D" w:rsidRPr="00FA7A8D" w:rsidRDefault="00FA7A8D" w:rsidP="00A11D8E">
            <w:pPr>
              <w:jc w:val="center"/>
              <w:rPr>
                <w:rFonts w:ascii="Arial Narrow" w:hAnsi="Arial Narrow" w:cs="Arial"/>
                <w:kern w:val="24"/>
              </w:rPr>
            </w:pPr>
          </w:p>
        </w:tc>
      </w:tr>
      <w:tr w:rsidR="00FA7A8D" w:rsidRPr="00FA7A8D" w14:paraId="5CDB3CA9" w14:textId="77777777" w:rsidTr="00804800">
        <w:trPr>
          <w:trHeight w:val="302"/>
          <w:jc w:val="center"/>
        </w:trPr>
        <w:tc>
          <w:tcPr>
            <w:tcW w:w="3320" w:type="dxa"/>
            <w:shd w:val="clear" w:color="auto" w:fill="auto"/>
            <w:vAlign w:val="center"/>
          </w:tcPr>
          <w:p w14:paraId="5A1B0FD9" w14:textId="77777777" w:rsidR="00FA7A8D" w:rsidRPr="00FA7A8D" w:rsidRDefault="00FA7A8D" w:rsidP="00A11D8E">
            <w:pPr>
              <w:jc w:val="left"/>
              <w:rPr>
                <w:rFonts w:ascii="Arial Narrow" w:eastAsia="Calibri" w:hAnsi="Arial Narrow" w:cs="Arial"/>
                <w:color w:val="000000"/>
              </w:rPr>
            </w:pPr>
            <w:r w:rsidRPr="00FA7A8D">
              <w:rPr>
                <w:rFonts w:ascii="Arial Narrow" w:eastAsia="Calibri" w:hAnsi="Arial Narrow" w:cs="Arial"/>
                <w:color w:val="000000"/>
              </w:rPr>
              <w:t>BMI (kg/m</w:t>
            </w:r>
            <w:r w:rsidRPr="00FA7A8D">
              <w:rPr>
                <w:rFonts w:ascii="Arial Narrow" w:eastAsia="Calibri" w:hAnsi="Arial Narrow" w:cs="Arial"/>
                <w:color w:val="000000"/>
                <w:vertAlign w:val="superscript"/>
              </w:rPr>
              <w:t>2</w:t>
            </w:r>
            <w:r w:rsidRPr="00FA7A8D">
              <w:rPr>
                <w:rFonts w:ascii="Arial Narrow" w:eastAsia="Calibri" w:hAnsi="Arial Narrow" w:cs="Arial"/>
                <w:color w:val="000000"/>
              </w:rPr>
              <w:t>)</w:t>
            </w:r>
          </w:p>
        </w:tc>
        <w:tc>
          <w:tcPr>
            <w:tcW w:w="3451" w:type="dxa"/>
            <w:gridSpan w:val="2"/>
            <w:shd w:val="clear" w:color="auto" w:fill="auto"/>
            <w:vAlign w:val="center"/>
          </w:tcPr>
          <w:p w14:paraId="5B3BDE2F" w14:textId="77777777" w:rsidR="00FA7A8D" w:rsidRPr="00FA7A8D" w:rsidRDefault="00FA7A8D" w:rsidP="00A11D8E">
            <w:pPr>
              <w:jc w:val="center"/>
              <w:rPr>
                <w:rFonts w:ascii="Arial Narrow" w:hAnsi="Arial Narrow" w:cs="Arial"/>
                <w:kern w:val="24"/>
              </w:rPr>
            </w:pPr>
            <w:r w:rsidRPr="00FA7A8D">
              <w:rPr>
                <w:rFonts w:ascii="Arial Narrow" w:hAnsi="Arial Narrow" w:cs="Arial"/>
                <w:kern w:val="24"/>
              </w:rPr>
              <w:t>30.5 ± 5.3</w:t>
            </w:r>
          </w:p>
        </w:tc>
        <w:tc>
          <w:tcPr>
            <w:tcW w:w="1701" w:type="dxa"/>
            <w:shd w:val="clear" w:color="auto" w:fill="auto"/>
            <w:vAlign w:val="center"/>
          </w:tcPr>
          <w:p w14:paraId="22C78F90" w14:textId="77777777" w:rsidR="00FA7A8D" w:rsidRPr="00FA7A8D" w:rsidRDefault="00FA7A8D" w:rsidP="00A11D8E">
            <w:pPr>
              <w:jc w:val="center"/>
              <w:rPr>
                <w:rFonts w:ascii="Arial Narrow" w:hAnsi="Arial Narrow" w:cs="Arial"/>
                <w:kern w:val="24"/>
              </w:rPr>
            </w:pPr>
          </w:p>
        </w:tc>
      </w:tr>
      <w:tr w:rsidR="00FA7A8D" w:rsidRPr="00FA7A8D" w:rsidDel="00495C7B" w14:paraId="77EB9BD5" w14:textId="7B08300C" w:rsidTr="00804800">
        <w:trPr>
          <w:trHeight w:val="302"/>
          <w:jc w:val="center"/>
          <w:del w:id="1643" w:author="Ahmad Abdulraheem M. Bamagoos" w:date="2019-05-13T12:07:00Z"/>
        </w:trPr>
        <w:tc>
          <w:tcPr>
            <w:tcW w:w="3320" w:type="dxa"/>
            <w:shd w:val="clear" w:color="auto" w:fill="auto"/>
            <w:vAlign w:val="center"/>
          </w:tcPr>
          <w:p w14:paraId="61B305D2" w14:textId="42D50279" w:rsidR="00FA7A8D" w:rsidRPr="00FA7A8D" w:rsidDel="00495C7B" w:rsidRDefault="00FA7A8D" w:rsidP="00A11D8E">
            <w:pPr>
              <w:jc w:val="left"/>
              <w:rPr>
                <w:del w:id="1644" w:author="Ahmad Abdulraheem M. Bamagoos" w:date="2019-05-13T12:07:00Z"/>
                <w:rFonts w:ascii="Arial Narrow" w:eastAsia="Calibri" w:hAnsi="Arial Narrow" w:cs="Arial"/>
                <w:color w:val="000000"/>
              </w:rPr>
            </w:pPr>
            <w:del w:id="1645" w:author="Ahmad Abdulraheem M. Bamagoos" w:date="2019-05-13T12:07:00Z">
              <w:r w:rsidRPr="00FA7A8D" w:rsidDel="00495C7B">
                <w:rPr>
                  <w:rFonts w:ascii="Arial Narrow" w:eastAsia="Calibri" w:hAnsi="Arial Narrow" w:cs="Arial"/>
                  <w:color w:val="000000"/>
                </w:rPr>
                <w:delText>Sex (M:F)</w:delText>
              </w:r>
            </w:del>
          </w:p>
        </w:tc>
        <w:tc>
          <w:tcPr>
            <w:tcW w:w="3451" w:type="dxa"/>
            <w:gridSpan w:val="2"/>
            <w:shd w:val="clear" w:color="auto" w:fill="auto"/>
            <w:vAlign w:val="center"/>
          </w:tcPr>
          <w:p w14:paraId="2BF32EBE" w14:textId="4AD6E8B8" w:rsidR="00FA7A8D" w:rsidRPr="00FA7A8D" w:rsidDel="00495C7B" w:rsidRDefault="00727B62" w:rsidP="00A11D8E">
            <w:pPr>
              <w:jc w:val="center"/>
              <w:rPr>
                <w:del w:id="1646" w:author="Ahmad Abdulraheem M. Bamagoos" w:date="2019-05-13T12:07:00Z"/>
                <w:rFonts w:ascii="Arial Narrow" w:hAnsi="Arial Narrow" w:cs="Arial"/>
                <w:kern w:val="24"/>
              </w:rPr>
            </w:pPr>
            <w:del w:id="1647" w:author="Ahmad Abdulraheem M. Bamagoos" w:date="2019-05-13T12:07:00Z">
              <w:r w:rsidDel="00495C7B">
                <w:rPr>
                  <w:rFonts w:ascii="Arial Narrow" w:hAnsi="Arial Narrow" w:cs="Arial"/>
                  <w:kern w:val="24"/>
                </w:rPr>
                <w:delText>52:41</w:delText>
              </w:r>
            </w:del>
          </w:p>
        </w:tc>
        <w:tc>
          <w:tcPr>
            <w:tcW w:w="1701" w:type="dxa"/>
            <w:shd w:val="clear" w:color="auto" w:fill="auto"/>
            <w:vAlign w:val="center"/>
          </w:tcPr>
          <w:p w14:paraId="2B55069E" w14:textId="31AAA852" w:rsidR="00FA7A8D" w:rsidRPr="00FA7A8D" w:rsidDel="00495C7B" w:rsidRDefault="00FA7A8D" w:rsidP="00A11D8E">
            <w:pPr>
              <w:jc w:val="center"/>
              <w:rPr>
                <w:del w:id="1648" w:author="Ahmad Abdulraheem M. Bamagoos" w:date="2019-05-13T12:07:00Z"/>
                <w:rFonts w:ascii="Arial Narrow" w:hAnsi="Arial Narrow" w:cs="Arial"/>
                <w:kern w:val="24"/>
              </w:rPr>
            </w:pPr>
          </w:p>
        </w:tc>
      </w:tr>
      <w:tr w:rsidR="00FA7A8D" w:rsidRPr="00FA7A8D" w14:paraId="0318084E" w14:textId="77777777" w:rsidTr="00804800">
        <w:trPr>
          <w:trHeight w:val="302"/>
          <w:jc w:val="center"/>
        </w:trPr>
        <w:tc>
          <w:tcPr>
            <w:tcW w:w="3320" w:type="dxa"/>
            <w:shd w:val="clear" w:color="auto" w:fill="auto"/>
            <w:vAlign w:val="center"/>
          </w:tcPr>
          <w:p w14:paraId="24C642AD" w14:textId="6D9219FB" w:rsidR="00FA7A8D" w:rsidRPr="00FA7A8D" w:rsidDel="00D4313E" w:rsidRDefault="00195443" w:rsidP="00A11D8E">
            <w:pPr>
              <w:jc w:val="left"/>
              <w:rPr>
                <w:rFonts w:ascii="Arial Narrow" w:eastAsia="Calibri" w:hAnsi="Arial Narrow" w:cs="Arial"/>
                <w:color w:val="000000"/>
              </w:rPr>
            </w:pPr>
            <w:r>
              <w:rPr>
                <w:rFonts w:ascii="Arial Narrow" w:eastAsia="Calibri" w:hAnsi="Arial Narrow" w:cs="Arial"/>
                <w:color w:val="000000"/>
              </w:rPr>
              <w:t>Neck circumference (</w:t>
            </w:r>
            <w:r w:rsidR="00FA7A8D" w:rsidRPr="00FA7A8D">
              <w:rPr>
                <w:rFonts w:ascii="Arial Narrow" w:eastAsia="Calibri" w:hAnsi="Arial Narrow" w:cs="Arial"/>
                <w:color w:val="000000"/>
              </w:rPr>
              <w:t>cm</w:t>
            </w:r>
            <w:r>
              <w:rPr>
                <w:rFonts w:ascii="Arial Narrow" w:eastAsia="Calibri" w:hAnsi="Arial Narrow" w:cs="Arial"/>
                <w:color w:val="000000"/>
              </w:rPr>
              <w:t>)</w:t>
            </w:r>
          </w:p>
        </w:tc>
        <w:tc>
          <w:tcPr>
            <w:tcW w:w="3451" w:type="dxa"/>
            <w:gridSpan w:val="2"/>
            <w:shd w:val="clear" w:color="auto" w:fill="auto"/>
            <w:vAlign w:val="center"/>
          </w:tcPr>
          <w:p w14:paraId="64F8A9E8" w14:textId="14E1F270" w:rsidR="00FA7A8D" w:rsidRPr="006F0CF2" w:rsidDel="00D4313E" w:rsidRDefault="00011931" w:rsidP="00A11D8E">
            <w:pPr>
              <w:jc w:val="center"/>
              <w:rPr>
                <w:rFonts w:ascii="Arial Narrow" w:eastAsiaTheme="minorEastAsia" w:hAnsi="Arial Narrow" w:cs="Arial"/>
                <w:kern w:val="24"/>
              </w:rPr>
            </w:pPr>
            <w:r w:rsidRPr="006F0CF2">
              <w:rPr>
                <w:rFonts w:ascii="Arial Narrow" w:eastAsiaTheme="minorEastAsia" w:hAnsi="Arial Narrow" w:cs="Arial"/>
                <w:kern w:val="24"/>
              </w:rPr>
              <w:t>40.2 ± 4.1</w:t>
            </w:r>
          </w:p>
        </w:tc>
        <w:tc>
          <w:tcPr>
            <w:tcW w:w="1701" w:type="dxa"/>
            <w:shd w:val="clear" w:color="auto" w:fill="auto"/>
            <w:vAlign w:val="center"/>
          </w:tcPr>
          <w:p w14:paraId="329B18ED" w14:textId="77777777" w:rsidR="00FA7A8D" w:rsidRPr="00FA7A8D" w:rsidRDefault="00FA7A8D" w:rsidP="00A11D8E">
            <w:pPr>
              <w:jc w:val="center"/>
              <w:rPr>
                <w:rFonts w:ascii="Arial Narrow" w:hAnsi="Arial Narrow" w:cs="Arial"/>
                <w:kern w:val="24"/>
              </w:rPr>
            </w:pPr>
          </w:p>
        </w:tc>
      </w:tr>
      <w:tr w:rsidR="00FA7A8D" w:rsidRPr="00FA7A8D" w14:paraId="5AEB22C6" w14:textId="77777777" w:rsidTr="00804800">
        <w:trPr>
          <w:trHeight w:val="302"/>
          <w:jc w:val="center"/>
        </w:trPr>
        <w:tc>
          <w:tcPr>
            <w:tcW w:w="3320" w:type="dxa"/>
            <w:shd w:val="clear" w:color="auto" w:fill="auto"/>
            <w:vAlign w:val="center"/>
          </w:tcPr>
          <w:p w14:paraId="4C034165" w14:textId="40823D33" w:rsidR="00FA7A8D" w:rsidRPr="00FA7A8D" w:rsidRDefault="00FA7A8D" w:rsidP="00A11D8E">
            <w:pPr>
              <w:jc w:val="left"/>
              <w:rPr>
                <w:rFonts w:ascii="Arial Narrow" w:eastAsia="Calibri" w:hAnsi="Arial Narrow" w:cs="Arial"/>
                <w:color w:val="000000"/>
              </w:rPr>
            </w:pPr>
            <w:r w:rsidRPr="00FA7A8D">
              <w:rPr>
                <w:rFonts w:ascii="Arial Narrow" w:eastAsia="Calibri" w:hAnsi="Arial Narrow" w:cs="Arial"/>
                <w:color w:val="000000"/>
              </w:rPr>
              <w:t>M</w:t>
            </w:r>
            <w:r w:rsidR="00195443">
              <w:rPr>
                <w:rFonts w:ascii="Arial Narrow" w:eastAsia="Calibri" w:hAnsi="Arial Narrow" w:cs="Arial"/>
                <w:color w:val="000000"/>
              </w:rPr>
              <w:t>ax possible advancement (mm)</w:t>
            </w:r>
          </w:p>
        </w:tc>
        <w:tc>
          <w:tcPr>
            <w:tcW w:w="3451" w:type="dxa"/>
            <w:gridSpan w:val="2"/>
            <w:shd w:val="clear" w:color="auto" w:fill="auto"/>
            <w:vAlign w:val="center"/>
          </w:tcPr>
          <w:p w14:paraId="33F0AE37" w14:textId="35CD8887" w:rsidR="00FA7A8D" w:rsidRPr="006F0CF2" w:rsidRDefault="004665B7" w:rsidP="00A11D8E">
            <w:pPr>
              <w:jc w:val="center"/>
              <w:rPr>
                <w:rFonts w:ascii="Arial Narrow" w:eastAsiaTheme="minorEastAsia" w:hAnsi="Arial Narrow" w:cs="Arial"/>
                <w:kern w:val="24"/>
              </w:rPr>
            </w:pPr>
            <w:r w:rsidRPr="006F0CF2">
              <w:rPr>
                <w:rFonts w:ascii="Arial Narrow" w:eastAsiaTheme="minorEastAsia" w:hAnsi="Arial Narrow" w:cs="Arial"/>
                <w:kern w:val="24"/>
              </w:rPr>
              <w:t>10.4</w:t>
            </w:r>
            <w:r w:rsidR="00FA7A8D" w:rsidRPr="00FA7A8D">
              <w:rPr>
                <w:rFonts w:ascii="Arial Narrow" w:eastAsiaTheme="minorEastAsia" w:hAnsi="Arial Narrow" w:cs="Arial"/>
                <w:kern w:val="24"/>
              </w:rPr>
              <w:t xml:space="preserve"> ± 3.</w:t>
            </w:r>
            <w:r>
              <w:rPr>
                <w:rFonts w:ascii="Arial Narrow" w:eastAsiaTheme="minorEastAsia" w:hAnsi="Arial Narrow" w:cs="Arial"/>
                <w:kern w:val="24"/>
              </w:rPr>
              <w:t>4</w:t>
            </w:r>
          </w:p>
        </w:tc>
        <w:tc>
          <w:tcPr>
            <w:tcW w:w="1701" w:type="dxa"/>
            <w:shd w:val="clear" w:color="auto" w:fill="auto"/>
            <w:vAlign w:val="center"/>
          </w:tcPr>
          <w:p w14:paraId="33583B63" w14:textId="77777777" w:rsidR="00FA7A8D" w:rsidRPr="00FA7A8D" w:rsidRDefault="00FA7A8D" w:rsidP="00A11D8E">
            <w:pPr>
              <w:jc w:val="center"/>
              <w:rPr>
                <w:rFonts w:ascii="Arial Narrow" w:hAnsi="Arial Narrow" w:cs="Arial"/>
                <w:kern w:val="24"/>
              </w:rPr>
            </w:pPr>
          </w:p>
        </w:tc>
      </w:tr>
      <w:tr w:rsidR="004665B7" w:rsidRPr="00FA7A8D" w14:paraId="173534E0" w14:textId="77777777" w:rsidTr="00804800">
        <w:trPr>
          <w:trHeight w:val="302"/>
          <w:jc w:val="center"/>
        </w:trPr>
        <w:tc>
          <w:tcPr>
            <w:tcW w:w="3320" w:type="dxa"/>
            <w:shd w:val="clear" w:color="auto" w:fill="auto"/>
            <w:vAlign w:val="center"/>
          </w:tcPr>
          <w:p w14:paraId="267617F6" w14:textId="076C28FD" w:rsidR="004665B7" w:rsidRDefault="004665B7" w:rsidP="004665B7">
            <w:pPr>
              <w:jc w:val="left"/>
              <w:rPr>
                <w:rFonts w:ascii="Arial Narrow" w:eastAsia="Calibri" w:hAnsi="Arial Narrow" w:cs="Arial"/>
                <w:color w:val="000000"/>
              </w:rPr>
            </w:pPr>
            <w:del w:id="1649" w:author="Sands, Scott A.,Ph.D." w:date="2019-06-06T10:06:00Z">
              <w:r w:rsidDel="00EF24F6">
                <w:rPr>
                  <w:rFonts w:ascii="Arial Narrow" w:eastAsia="Calibri" w:hAnsi="Arial Narrow" w:cs="Arial"/>
                  <w:color w:val="000000"/>
                </w:rPr>
                <w:delText>Actual f</w:delText>
              </w:r>
            </w:del>
            <w:ins w:id="1650" w:author="Sands, Scott A.,Ph.D." w:date="2019-06-06T10:06:00Z">
              <w:r w:rsidR="00EF24F6">
                <w:rPr>
                  <w:rFonts w:ascii="Arial Narrow" w:eastAsia="Calibri" w:hAnsi="Arial Narrow" w:cs="Arial"/>
                  <w:color w:val="000000"/>
                </w:rPr>
                <w:t>F</w:t>
              </w:r>
            </w:ins>
            <w:r>
              <w:rPr>
                <w:rFonts w:ascii="Arial Narrow" w:eastAsia="Calibri" w:hAnsi="Arial Narrow" w:cs="Arial"/>
                <w:color w:val="000000"/>
              </w:rPr>
              <w:t>inal</w:t>
            </w:r>
            <w:r w:rsidR="00195443">
              <w:rPr>
                <w:rFonts w:ascii="Arial Narrow" w:eastAsia="Calibri" w:hAnsi="Arial Narrow" w:cs="Arial"/>
                <w:color w:val="000000"/>
              </w:rPr>
              <w:t xml:space="preserve"> advancement (mm)</w:t>
            </w:r>
          </w:p>
        </w:tc>
        <w:tc>
          <w:tcPr>
            <w:tcW w:w="3451" w:type="dxa"/>
            <w:gridSpan w:val="2"/>
            <w:shd w:val="clear" w:color="auto" w:fill="auto"/>
            <w:vAlign w:val="center"/>
          </w:tcPr>
          <w:p w14:paraId="1B82064C" w14:textId="68BF9C0C" w:rsidR="004665B7" w:rsidRPr="006F0CF2" w:rsidRDefault="004665B7" w:rsidP="004665B7">
            <w:pPr>
              <w:jc w:val="center"/>
              <w:rPr>
                <w:rFonts w:ascii="Arial Narrow" w:eastAsiaTheme="minorEastAsia" w:hAnsi="Arial Narrow" w:cs="Arial"/>
                <w:kern w:val="24"/>
              </w:rPr>
            </w:pPr>
            <w:r w:rsidRPr="006F0CF2">
              <w:rPr>
                <w:rFonts w:ascii="Arial Narrow" w:eastAsiaTheme="minorEastAsia" w:hAnsi="Arial Narrow" w:cs="Arial"/>
                <w:kern w:val="24"/>
              </w:rPr>
              <w:t>9.2</w:t>
            </w:r>
            <w:r>
              <w:rPr>
                <w:rFonts w:ascii="Arial Narrow" w:eastAsiaTheme="minorEastAsia" w:hAnsi="Arial Narrow" w:cs="Arial"/>
                <w:kern w:val="24"/>
              </w:rPr>
              <w:t xml:space="preserve"> ± </w:t>
            </w:r>
            <w:r w:rsidR="00027E1F">
              <w:rPr>
                <w:rFonts w:ascii="Arial Narrow" w:eastAsiaTheme="minorEastAsia" w:hAnsi="Arial Narrow" w:cs="Arial"/>
                <w:kern w:val="24"/>
              </w:rPr>
              <w:t>3</w:t>
            </w:r>
            <w:r w:rsidRPr="00FA7A8D">
              <w:rPr>
                <w:rFonts w:ascii="Arial Narrow" w:eastAsiaTheme="minorEastAsia" w:hAnsi="Arial Narrow" w:cs="Arial"/>
                <w:kern w:val="24"/>
              </w:rPr>
              <w:t>.</w:t>
            </w:r>
            <w:r w:rsidR="00027E1F">
              <w:rPr>
                <w:rFonts w:ascii="Arial Narrow" w:eastAsiaTheme="minorEastAsia" w:hAnsi="Arial Narrow" w:cs="Arial"/>
                <w:kern w:val="24"/>
              </w:rPr>
              <w:t>0</w:t>
            </w:r>
          </w:p>
        </w:tc>
        <w:tc>
          <w:tcPr>
            <w:tcW w:w="1701" w:type="dxa"/>
            <w:shd w:val="clear" w:color="auto" w:fill="auto"/>
            <w:vAlign w:val="center"/>
          </w:tcPr>
          <w:p w14:paraId="6638417D" w14:textId="77777777" w:rsidR="004665B7" w:rsidRPr="00FA7A8D" w:rsidRDefault="004665B7" w:rsidP="004665B7">
            <w:pPr>
              <w:jc w:val="center"/>
              <w:rPr>
                <w:rFonts w:ascii="Arial Narrow" w:hAnsi="Arial Narrow" w:cs="Arial"/>
                <w:kern w:val="24"/>
              </w:rPr>
            </w:pPr>
          </w:p>
        </w:tc>
      </w:tr>
      <w:tr w:rsidR="004665B7" w:rsidRPr="00FA7A8D" w14:paraId="63B9ED6F" w14:textId="77777777" w:rsidTr="00804800">
        <w:trPr>
          <w:trHeight w:val="302"/>
          <w:jc w:val="center"/>
        </w:trPr>
        <w:tc>
          <w:tcPr>
            <w:tcW w:w="3320" w:type="dxa"/>
            <w:shd w:val="clear" w:color="auto" w:fill="auto"/>
            <w:vAlign w:val="center"/>
          </w:tcPr>
          <w:p w14:paraId="09A1EFA8" w14:textId="21E5A82D" w:rsidR="004665B7" w:rsidRPr="00FA7A8D" w:rsidRDefault="00F004BC" w:rsidP="004665B7">
            <w:pPr>
              <w:jc w:val="left"/>
              <w:rPr>
                <w:rFonts w:ascii="Arial Narrow" w:eastAsia="Calibri" w:hAnsi="Arial Narrow" w:cs="Arial"/>
                <w:color w:val="000000"/>
              </w:rPr>
            </w:pPr>
            <w:r>
              <w:rPr>
                <w:rFonts w:ascii="Arial Narrow" w:eastAsia="Calibri" w:hAnsi="Arial Narrow" w:cs="Arial"/>
                <w:color w:val="000000"/>
              </w:rPr>
              <w:t>Mandibular</w:t>
            </w:r>
            <w:r w:rsidRPr="00FA7A8D">
              <w:rPr>
                <w:rFonts w:ascii="Arial Narrow" w:eastAsia="Calibri" w:hAnsi="Arial Narrow" w:cs="Arial"/>
                <w:color w:val="000000"/>
              </w:rPr>
              <w:t xml:space="preserve"> </w:t>
            </w:r>
            <w:r w:rsidR="004665B7" w:rsidRPr="00FA7A8D">
              <w:rPr>
                <w:rFonts w:ascii="Arial Narrow" w:eastAsia="Calibri" w:hAnsi="Arial Narrow" w:cs="Arial"/>
                <w:color w:val="000000"/>
              </w:rPr>
              <w:t>advancement (%</w:t>
            </w:r>
            <w:del w:id="1651" w:author="Sands, Scott A.,Ph.D." w:date="2019-06-06T10:07:00Z">
              <w:r w:rsidR="004665B7" w:rsidRPr="00FA7A8D" w:rsidDel="00EF24F6">
                <w:rPr>
                  <w:rFonts w:ascii="Arial Narrow" w:eastAsia="Calibri" w:hAnsi="Arial Narrow" w:cs="Arial"/>
                  <w:color w:val="000000"/>
                </w:rPr>
                <w:delText>baseline</w:delText>
              </w:r>
            </w:del>
            <w:ins w:id="1652" w:author="Sands, Scott A.,Ph.D." w:date="2019-06-06T10:07:00Z">
              <w:r w:rsidR="00EF24F6">
                <w:rPr>
                  <w:rFonts w:ascii="Arial Narrow" w:eastAsia="Calibri" w:hAnsi="Arial Narrow" w:cs="Arial"/>
                  <w:color w:val="000000"/>
                </w:rPr>
                <w:t>max.</w:t>
              </w:r>
            </w:ins>
            <w:r w:rsidR="004665B7" w:rsidRPr="00FA7A8D">
              <w:rPr>
                <w:rFonts w:ascii="Arial Narrow" w:eastAsia="Calibri" w:hAnsi="Arial Narrow" w:cs="Arial"/>
                <w:color w:val="000000"/>
              </w:rPr>
              <w:t>)</w:t>
            </w:r>
          </w:p>
        </w:tc>
        <w:tc>
          <w:tcPr>
            <w:tcW w:w="3451" w:type="dxa"/>
            <w:gridSpan w:val="2"/>
            <w:shd w:val="clear" w:color="auto" w:fill="auto"/>
            <w:vAlign w:val="center"/>
          </w:tcPr>
          <w:p w14:paraId="2473BED3" w14:textId="1A036547" w:rsidR="004665B7" w:rsidRPr="006F0CF2" w:rsidRDefault="00F525BD" w:rsidP="004665B7">
            <w:pPr>
              <w:jc w:val="center"/>
              <w:rPr>
                <w:rFonts w:ascii="Arial Narrow" w:eastAsiaTheme="minorEastAsia" w:hAnsi="Arial Narrow" w:cs="Arial"/>
                <w:kern w:val="24"/>
              </w:rPr>
            </w:pPr>
            <w:r w:rsidRPr="006F0CF2">
              <w:rPr>
                <w:rFonts w:ascii="Arial Narrow" w:eastAsiaTheme="minorEastAsia" w:hAnsi="Arial Narrow" w:cs="Arial"/>
                <w:kern w:val="24"/>
              </w:rPr>
              <w:t>8</w:t>
            </w:r>
            <w:r w:rsidR="006F0CF2">
              <w:rPr>
                <w:rFonts w:ascii="Arial Narrow" w:eastAsiaTheme="minorEastAsia" w:hAnsi="Arial Narrow" w:cs="Arial"/>
                <w:kern w:val="24"/>
              </w:rPr>
              <w:t>8.5</w:t>
            </w:r>
            <w:r w:rsidRPr="006F0CF2">
              <w:rPr>
                <w:rFonts w:ascii="Arial Narrow" w:eastAsiaTheme="minorEastAsia" w:hAnsi="Arial Narrow" w:cs="Arial"/>
                <w:kern w:val="24"/>
              </w:rPr>
              <w:t xml:space="preserve"> ±</w:t>
            </w:r>
            <w:r w:rsidR="004665B7" w:rsidRPr="006F0CF2">
              <w:rPr>
                <w:rFonts w:ascii="Arial Narrow" w:eastAsiaTheme="minorEastAsia" w:hAnsi="Arial Narrow" w:cs="Arial"/>
                <w:kern w:val="24"/>
              </w:rPr>
              <w:t>14.8</w:t>
            </w:r>
          </w:p>
        </w:tc>
        <w:tc>
          <w:tcPr>
            <w:tcW w:w="1701" w:type="dxa"/>
            <w:shd w:val="clear" w:color="auto" w:fill="auto"/>
            <w:vAlign w:val="center"/>
          </w:tcPr>
          <w:p w14:paraId="076C6060" w14:textId="77777777" w:rsidR="004665B7" w:rsidRPr="00FA7A8D" w:rsidRDefault="004665B7" w:rsidP="004665B7">
            <w:pPr>
              <w:jc w:val="center"/>
              <w:rPr>
                <w:rFonts w:ascii="Arial Narrow" w:hAnsi="Arial Narrow" w:cs="Arial"/>
                <w:kern w:val="24"/>
              </w:rPr>
            </w:pPr>
          </w:p>
        </w:tc>
      </w:tr>
      <w:tr w:rsidR="004665B7" w:rsidRPr="00FA7A8D" w14:paraId="419ED83D" w14:textId="77777777" w:rsidTr="00804800">
        <w:trPr>
          <w:trHeight w:val="302"/>
          <w:jc w:val="center"/>
        </w:trPr>
        <w:tc>
          <w:tcPr>
            <w:tcW w:w="3320" w:type="dxa"/>
            <w:shd w:val="clear" w:color="auto" w:fill="auto"/>
            <w:vAlign w:val="center"/>
          </w:tcPr>
          <w:p w14:paraId="6ED69BC1" w14:textId="77777777" w:rsidR="004665B7" w:rsidRPr="00FA7A8D" w:rsidRDefault="004665B7" w:rsidP="004665B7">
            <w:pPr>
              <w:jc w:val="left"/>
              <w:rPr>
                <w:rFonts w:ascii="Arial Narrow" w:eastAsia="Calibri" w:hAnsi="Arial Narrow" w:cs="Arial"/>
                <w:color w:val="000000"/>
              </w:rPr>
            </w:pPr>
            <w:r w:rsidRPr="00FA7A8D">
              <w:rPr>
                <w:rFonts w:ascii="Arial Narrow" w:eastAsia="Calibri" w:hAnsi="Arial Narrow" w:cs="Arial"/>
                <w:color w:val="000000"/>
              </w:rPr>
              <w:t>AHI, total (events/hr)</w:t>
            </w:r>
          </w:p>
        </w:tc>
        <w:tc>
          <w:tcPr>
            <w:tcW w:w="1621" w:type="dxa"/>
            <w:shd w:val="clear" w:color="auto" w:fill="auto"/>
            <w:vAlign w:val="center"/>
          </w:tcPr>
          <w:p w14:paraId="3A22328D" w14:textId="6862AA72" w:rsidR="004665B7" w:rsidRPr="006F0CF2" w:rsidRDefault="00F525BD" w:rsidP="004665B7">
            <w:pPr>
              <w:jc w:val="center"/>
              <w:rPr>
                <w:rFonts w:ascii="Arial Narrow" w:eastAsiaTheme="minorEastAsia" w:hAnsi="Arial Narrow" w:cs="Arial"/>
                <w:kern w:val="24"/>
              </w:rPr>
            </w:pPr>
            <w:r w:rsidRPr="006F0CF2">
              <w:rPr>
                <w:rFonts w:ascii="Arial Narrow" w:eastAsiaTheme="minorEastAsia" w:hAnsi="Arial Narrow" w:cs="Arial"/>
                <w:kern w:val="24"/>
              </w:rPr>
              <w:t>30.6 [24.4 – 43.5]</w:t>
            </w:r>
          </w:p>
        </w:tc>
        <w:tc>
          <w:tcPr>
            <w:tcW w:w="1830" w:type="dxa"/>
            <w:shd w:val="clear" w:color="auto" w:fill="auto"/>
            <w:vAlign w:val="center"/>
          </w:tcPr>
          <w:p w14:paraId="4CFA1361" w14:textId="2FB6F8D0" w:rsidR="004665B7" w:rsidRPr="006F0CF2" w:rsidRDefault="00F525BD" w:rsidP="00F525BD">
            <w:pPr>
              <w:ind w:right="-150"/>
              <w:jc w:val="center"/>
              <w:rPr>
                <w:rFonts w:ascii="Arial Narrow" w:eastAsiaTheme="minorEastAsia" w:hAnsi="Arial Narrow" w:cs="Arial"/>
                <w:kern w:val="24"/>
              </w:rPr>
            </w:pPr>
            <w:r w:rsidRPr="006F0CF2">
              <w:rPr>
                <w:rFonts w:ascii="Arial Narrow" w:eastAsiaTheme="minorEastAsia" w:hAnsi="Arial Narrow" w:cs="Arial"/>
                <w:kern w:val="24"/>
              </w:rPr>
              <w:t>11.3 [5.5 – 19.1]</w:t>
            </w:r>
          </w:p>
        </w:tc>
        <w:tc>
          <w:tcPr>
            <w:tcW w:w="1701" w:type="dxa"/>
            <w:shd w:val="clear" w:color="auto" w:fill="auto"/>
            <w:vAlign w:val="center"/>
          </w:tcPr>
          <w:p w14:paraId="30C64702" w14:textId="0FD4BA6C" w:rsidR="004665B7" w:rsidRPr="00FA7A8D" w:rsidRDefault="00AF5CE4" w:rsidP="004665B7">
            <w:pPr>
              <w:jc w:val="center"/>
              <w:rPr>
                <w:rFonts w:ascii="Arial Narrow" w:hAnsi="Arial Narrow" w:cs="Arial"/>
                <w:kern w:val="24"/>
              </w:rPr>
            </w:pPr>
            <w:r>
              <w:rPr>
                <w:rFonts w:ascii="Arial Narrow" w:hAnsi="Arial Narrow" w:cs="Arial"/>
                <w:kern w:val="24"/>
              </w:rPr>
              <w:t>&lt;</w:t>
            </w:r>
            <w:r w:rsidR="00727B62">
              <w:rPr>
                <w:rFonts w:ascii="Arial Narrow" w:hAnsi="Arial Narrow" w:cs="Arial"/>
                <w:kern w:val="24"/>
              </w:rPr>
              <w:t>0.</w:t>
            </w:r>
            <w:r w:rsidR="004665B7" w:rsidRPr="00FA7A8D">
              <w:rPr>
                <w:rFonts w:ascii="Arial Narrow" w:hAnsi="Arial Narrow" w:cs="Arial"/>
                <w:kern w:val="24"/>
              </w:rPr>
              <w:t>0</w:t>
            </w:r>
            <w:r w:rsidR="00B8623E">
              <w:rPr>
                <w:rFonts w:ascii="Arial Narrow" w:hAnsi="Arial Narrow" w:cs="Arial"/>
                <w:kern w:val="24"/>
              </w:rPr>
              <w:t>0</w:t>
            </w:r>
            <w:r>
              <w:rPr>
                <w:rFonts w:ascii="Arial Narrow" w:hAnsi="Arial Narrow" w:cs="Arial"/>
                <w:kern w:val="24"/>
              </w:rPr>
              <w:t>1</w:t>
            </w:r>
          </w:p>
        </w:tc>
      </w:tr>
      <w:tr w:rsidR="004665B7" w:rsidRPr="00FA7A8D" w14:paraId="788C825A" w14:textId="77777777" w:rsidTr="00804800">
        <w:trPr>
          <w:trHeight w:val="302"/>
          <w:jc w:val="center"/>
        </w:trPr>
        <w:tc>
          <w:tcPr>
            <w:tcW w:w="3320" w:type="dxa"/>
            <w:shd w:val="clear" w:color="auto" w:fill="auto"/>
            <w:vAlign w:val="center"/>
          </w:tcPr>
          <w:p w14:paraId="05DA8510" w14:textId="4B5E9646" w:rsidR="004665B7" w:rsidRPr="00FA7A8D" w:rsidRDefault="004665B7" w:rsidP="004665B7">
            <w:pPr>
              <w:ind w:left="360"/>
              <w:jc w:val="left"/>
              <w:rPr>
                <w:rFonts w:ascii="Arial Narrow" w:eastAsia="Calibri" w:hAnsi="Arial Narrow" w:cs="Arial"/>
                <w:i/>
                <w:color w:val="000000"/>
              </w:rPr>
            </w:pPr>
            <w:r w:rsidRPr="00FA7A8D">
              <w:rPr>
                <w:rFonts w:ascii="Arial Narrow" w:eastAsia="Calibri" w:hAnsi="Arial Narrow" w:cs="Arial"/>
                <w:i/>
                <w:color w:val="000000"/>
              </w:rPr>
              <w:t>Percent reduction</w:t>
            </w:r>
            <w:r w:rsidR="00804800">
              <w:rPr>
                <w:rFonts w:ascii="Arial Narrow" w:eastAsia="Calibri" w:hAnsi="Arial Narrow" w:cs="Arial"/>
                <w:i/>
                <w:color w:val="000000"/>
              </w:rPr>
              <w:t xml:space="preserve"> (ΔAHI)</w:t>
            </w:r>
          </w:p>
        </w:tc>
        <w:tc>
          <w:tcPr>
            <w:tcW w:w="3451" w:type="dxa"/>
            <w:gridSpan w:val="2"/>
            <w:shd w:val="clear" w:color="auto" w:fill="auto"/>
            <w:vAlign w:val="center"/>
          </w:tcPr>
          <w:p w14:paraId="2B2F75AE" w14:textId="3A4D5EFF" w:rsidR="004665B7" w:rsidRPr="006F0CF2" w:rsidRDefault="00F525BD" w:rsidP="004665B7">
            <w:pPr>
              <w:jc w:val="center"/>
              <w:rPr>
                <w:rFonts w:ascii="Arial Narrow" w:eastAsiaTheme="minorEastAsia" w:hAnsi="Arial Narrow" w:cs="Arial"/>
                <w:kern w:val="24"/>
              </w:rPr>
            </w:pPr>
            <w:r w:rsidRPr="006F0CF2">
              <w:rPr>
                <w:rFonts w:ascii="Arial Narrow" w:eastAsiaTheme="minorEastAsia" w:hAnsi="Arial Narrow" w:cs="Arial"/>
                <w:kern w:val="24"/>
              </w:rPr>
              <w:t>67.4 [42.5 - 83.1]</w:t>
            </w:r>
          </w:p>
        </w:tc>
        <w:tc>
          <w:tcPr>
            <w:tcW w:w="1701" w:type="dxa"/>
            <w:shd w:val="clear" w:color="auto" w:fill="auto"/>
            <w:vAlign w:val="center"/>
          </w:tcPr>
          <w:p w14:paraId="56C256E5" w14:textId="7B3D6956" w:rsidR="004665B7" w:rsidRPr="00FA7A8D" w:rsidRDefault="004665B7" w:rsidP="004665B7">
            <w:pPr>
              <w:jc w:val="center"/>
              <w:rPr>
                <w:rFonts w:ascii="Arial Narrow" w:hAnsi="Arial Narrow" w:cs="Arial"/>
                <w:kern w:val="24"/>
              </w:rPr>
            </w:pPr>
          </w:p>
        </w:tc>
      </w:tr>
      <w:tr w:rsidR="00382000" w:rsidRPr="00FA7A8D" w14:paraId="16EF67CA" w14:textId="77777777" w:rsidTr="00804800">
        <w:trPr>
          <w:trHeight w:val="302"/>
          <w:jc w:val="center"/>
        </w:trPr>
        <w:tc>
          <w:tcPr>
            <w:tcW w:w="3320" w:type="dxa"/>
            <w:shd w:val="clear" w:color="auto" w:fill="auto"/>
            <w:vAlign w:val="center"/>
          </w:tcPr>
          <w:p w14:paraId="4171BDDE" w14:textId="77777777" w:rsidR="00382000" w:rsidRPr="00FA7A8D" w:rsidRDefault="00382000" w:rsidP="00382000">
            <w:pPr>
              <w:jc w:val="left"/>
              <w:rPr>
                <w:rFonts w:ascii="Arial Narrow" w:eastAsia="Calibri" w:hAnsi="Arial Narrow" w:cs="Arial"/>
                <w:color w:val="000000"/>
              </w:rPr>
            </w:pPr>
            <w:r w:rsidRPr="00FA7A8D">
              <w:rPr>
                <w:rFonts w:ascii="Arial Narrow" w:eastAsia="Calibri" w:hAnsi="Arial Narrow" w:cs="Arial"/>
                <w:color w:val="000000"/>
              </w:rPr>
              <w:t>AHI, non-REM (events/hr)</w:t>
            </w:r>
          </w:p>
        </w:tc>
        <w:tc>
          <w:tcPr>
            <w:tcW w:w="1621" w:type="dxa"/>
            <w:shd w:val="clear" w:color="auto" w:fill="auto"/>
          </w:tcPr>
          <w:p w14:paraId="438DBB33" w14:textId="3E40E0B0" w:rsidR="00382000" w:rsidRPr="006F0CF2" w:rsidRDefault="00593B9C" w:rsidP="00382000">
            <w:pPr>
              <w:jc w:val="center"/>
              <w:rPr>
                <w:rFonts w:ascii="Arial Narrow" w:eastAsiaTheme="minorEastAsia" w:hAnsi="Arial Narrow" w:cs="Arial"/>
                <w:kern w:val="24"/>
              </w:rPr>
            </w:pPr>
            <w:r w:rsidRPr="006F0CF2">
              <w:rPr>
                <w:rFonts w:ascii="Arial Narrow" w:eastAsiaTheme="minorEastAsia" w:hAnsi="Arial Narrow" w:cs="Arial"/>
                <w:kern w:val="24"/>
              </w:rPr>
              <w:t>31.4</w:t>
            </w:r>
            <w:r w:rsidR="00382000" w:rsidRPr="006F0CF2">
              <w:rPr>
                <w:rFonts w:ascii="Arial Narrow" w:eastAsiaTheme="minorEastAsia" w:hAnsi="Arial Narrow" w:cs="Arial"/>
                <w:kern w:val="24"/>
              </w:rPr>
              <w:t xml:space="preserve"> [</w:t>
            </w:r>
            <w:r w:rsidRPr="006F0CF2">
              <w:rPr>
                <w:rFonts w:ascii="Arial Narrow" w:eastAsiaTheme="minorEastAsia" w:hAnsi="Arial Narrow" w:cs="Arial"/>
                <w:kern w:val="24"/>
              </w:rPr>
              <w:t>21.5 – 48.6</w:t>
            </w:r>
            <w:r w:rsidR="00382000" w:rsidRPr="006F0CF2">
              <w:rPr>
                <w:rFonts w:ascii="Arial Narrow" w:eastAsiaTheme="minorEastAsia" w:hAnsi="Arial Narrow" w:cs="Arial"/>
                <w:kern w:val="24"/>
              </w:rPr>
              <w:t>]</w:t>
            </w:r>
          </w:p>
        </w:tc>
        <w:tc>
          <w:tcPr>
            <w:tcW w:w="1830" w:type="dxa"/>
            <w:shd w:val="clear" w:color="auto" w:fill="auto"/>
          </w:tcPr>
          <w:p w14:paraId="2F536D4B" w14:textId="2DEF85BA" w:rsidR="00382000" w:rsidRPr="006F0CF2" w:rsidRDefault="00593B9C" w:rsidP="00382000">
            <w:pPr>
              <w:jc w:val="center"/>
              <w:rPr>
                <w:rFonts w:ascii="Arial Narrow" w:eastAsiaTheme="minorEastAsia" w:hAnsi="Arial Narrow" w:cs="Arial"/>
                <w:kern w:val="24"/>
              </w:rPr>
            </w:pPr>
            <w:r w:rsidRPr="006F0CF2">
              <w:rPr>
                <w:rFonts w:ascii="Arial Narrow" w:eastAsiaTheme="minorEastAsia" w:hAnsi="Arial Narrow" w:cs="Arial"/>
                <w:kern w:val="24"/>
              </w:rPr>
              <w:t>7.3</w:t>
            </w:r>
            <w:r w:rsidR="00382000" w:rsidRPr="006F0CF2">
              <w:rPr>
                <w:rFonts w:ascii="Arial Narrow" w:eastAsiaTheme="minorEastAsia" w:hAnsi="Arial Narrow" w:cs="Arial"/>
                <w:kern w:val="24"/>
              </w:rPr>
              <w:t xml:space="preserve"> [</w:t>
            </w:r>
            <w:r w:rsidRPr="006F0CF2">
              <w:rPr>
                <w:rFonts w:ascii="Arial Narrow" w:eastAsiaTheme="minorEastAsia" w:hAnsi="Arial Narrow" w:cs="Arial"/>
                <w:kern w:val="24"/>
              </w:rPr>
              <w:t>3.1 – 16.9</w:t>
            </w:r>
            <w:r w:rsidR="00382000" w:rsidRPr="006F0CF2">
              <w:rPr>
                <w:rFonts w:ascii="Arial Narrow" w:eastAsiaTheme="minorEastAsia" w:hAnsi="Arial Narrow" w:cs="Arial"/>
                <w:kern w:val="24"/>
              </w:rPr>
              <w:t>]</w:t>
            </w:r>
          </w:p>
        </w:tc>
        <w:tc>
          <w:tcPr>
            <w:tcW w:w="1701" w:type="dxa"/>
            <w:shd w:val="clear" w:color="auto" w:fill="auto"/>
            <w:vAlign w:val="center"/>
          </w:tcPr>
          <w:p w14:paraId="2E94A0F3" w14:textId="59E5439B" w:rsidR="00382000" w:rsidRPr="00FA7A8D" w:rsidRDefault="00AF5CE4" w:rsidP="00382000">
            <w:pPr>
              <w:jc w:val="center"/>
              <w:rPr>
                <w:rFonts w:ascii="Arial Narrow" w:hAnsi="Arial Narrow" w:cs="Arial"/>
                <w:kern w:val="24"/>
              </w:rPr>
            </w:pPr>
            <w:r>
              <w:rPr>
                <w:rFonts w:ascii="Arial Narrow" w:hAnsi="Arial Narrow" w:cs="Arial"/>
                <w:kern w:val="24"/>
              </w:rPr>
              <w:t>&lt;</w:t>
            </w:r>
            <w:r w:rsidR="00727B62">
              <w:rPr>
                <w:rFonts w:ascii="Arial Narrow" w:hAnsi="Arial Narrow" w:cs="Arial"/>
                <w:kern w:val="24"/>
              </w:rPr>
              <w:t>0.0</w:t>
            </w:r>
            <w:r w:rsidR="00F02C38">
              <w:rPr>
                <w:rFonts w:ascii="Arial Narrow" w:hAnsi="Arial Narrow" w:cs="Arial"/>
                <w:kern w:val="24"/>
              </w:rPr>
              <w:t>0</w:t>
            </w:r>
            <w:r>
              <w:rPr>
                <w:rFonts w:ascii="Arial Narrow" w:hAnsi="Arial Narrow" w:cs="Arial"/>
                <w:kern w:val="24"/>
              </w:rPr>
              <w:t>1</w:t>
            </w:r>
          </w:p>
        </w:tc>
      </w:tr>
      <w:tr w:rsidR="00727B62" w:rsidRPr="00FA7A8D" w14:paraId="49082ED8" w14:textId="77777777" w:rsidTr="00804800">
        <w:trPr>
          <w:trHeight w:val="302"/>
          <w:jc w:val="center"/>
        </w:trPr>
        <w:tc>
          <w:tcPr>
            <w:tcW w:w="3320" w:type="dxa"/>
            <w:tcBorders>
              <w:bottom w:val="single" w:sz="6" w:space="0" w:color="FFFFFF"/>
            </w:tcBorders>
            <w:shd w:val="clear" w:color="auto" w:fill="auto"/>
            <w:vAlign w:val="center"/>
          </w:tcPr>
          <w:p w14:paraId="796D7E3B" w14:textId="77777777" w:rsidR="00727B62" w:rsidRPr="00FA7A8D" w:rsidRDefault="00727B62" w:rsidP="00727B62">
            <w:pPr>
              <w:jc w:val="left"/>
              <w:rPr>
                <w:rFonts w:ascii="Arial Narrow" w:eastAsia="Calibri" w:hAnsi="Arial Narrow" w:cs="Arial"/>
                <w:color w:val="000000"/>
              </w:rPr>
            </w:pPr>
            <w:r w:rsidRPr="00FA7A8D">
              <w:rPr>
                <w:rFonts w:ascii="Arial Narrow" w:eastAsia="Calibri" w:hAnsi="Arial Narrow" w:cs="Arial"/>
                <w:color w:val="000000"/>
              </w:rPr>
              <w:t>AHI, REM (events/hr)</w:t>
            </w:r>
          </w:p>
        </w:tc>
        <w:tc>
          <w:tcPr>
            <w:tcW w:w="1621" w:type="dxa"/>
            <w:tcBorders>
              <w:bottom w:val="single" w:sz="6" w:space="0" w:color="FFFFFF"/>
            </w:tcBorders>
            <w:shd w:val="clear" w:color="auto" w:fill="auto"/>
          </w:tcPr>
          <w:p w14:paraId="78909311" w14:textId="7613A95F"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48.8 [29.1 – 66.1]</w:t>
            </w:r>
          </w:p>
        </w:tc>
        <w:tc>
          <w:tcPr>
            <w:tcW w:w="1830" w:type="dxa"/>
            <w:tcBorders>
              <w:bottom w:val="single" w:sz="6" w:space="0" w:color="FFFFFF"/>
            </w:tcBorders>
            <w:shd w:val="clear" w:color="auto" w:fill="auto"/>
          </w:tcPr>
          <w:p w14:paraId="5D66FA45" w14:textId="701289BA"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25.6 [6.1 – 45.3]</w:t>
            </w:r>
          </w:p>
        </w:tc>
        <w:tc>
          <w:tcPr>
            <w:tcW w:w="1701" w:type="dxa"/>
            <w:tcBorders>
              <w:bottom w:val="single" w:sz="6" w:space="0" w:color="FFFFFF"/>
            </w:tcBorders>
            <w:shd w:val="clear" w:color="auto" w:fill="auto"/>
          </w:tcPr>
          <w:p w14:paraId="529C1616" w14:textId="3D574F99" w:rsidR="00727B62" w:rsidRPr="00FA7A8D" w:rsidRDefault="00727B62" w:rsidP="00727B62">
            <w:pPr>
              <w:jc w:val="center"/>
              <w:rPr>
                <w:rFonts w:ascii="Arial Narrow" w:hAnsi="Arial Narrow" w:cs="Arial"/>
                <w:kern w:val="24"/>
              </w:rPr>
            </w:pPr>
            <w:r w:rsidRPr="00682246">
              <w:rPr>
                <w:rFonts w:ascii="Arial Narrow" w:hAnsi="Arial Narrow" w:cs="Arial"/>
                <w:kern w:val="24"/>
              </w:rPr>
              <w:t>&lt;0.001</w:t>
            </w:r>
          </w:p>
        </w:tc>
      </w:tr>
      <w:tr w:rsidR="006429BA" w:rsidRPr="00FA7A8D" w14:paraId="14EBB445" w14:textId="77777777" w:rsidTr="00804800">
        <w:trPr>
          <w:trHeight w:val="302"/>
          <w:jc w:val="center"/>
          <w:ins w:id="1653" w:author="Ahmad Abdulraheem M. Bamagoos" w:date="2019-05-13T12:32:00Z"/>
        </w:trPr>
        <w:tc>
          <w:tcPr>
            <w:tcW w:w="3320" w:type="dxa"/>
            <w:tcBorders>
              <w:bottom w:val="single" w:sz="6" w:space="0" w:color="FFFFFF"/>
            </w:tcBorders>
            <w:shd w:val="clear" w:color="auto" w:fill="auto"/>
            <w:vAlign w:val="center"/>
          </w:tcPr>
          <w:p w14:paraId="777AB07D" w14:textId="2BC60AC5" w:rsidR="006429BA" w:rsidRPr="00FA7A8D" w:rsidRDefault="006429BA" w:rsidP="00727B62">
            <w:pPr>
              <w:jc w:val="left"/>
              <w:rPr>
                <w:ins w:id="1654" w:author="Ahmad Abdulraheem M. Bamagoos" w:date="2019-05-13T12:32:00Z"/>
                <w:rFonts w:ascii="Arial Narrow" w:eastAsia="Calibri" w:hAnsi="Arial Narrow" w:cs="Arial"/>
                <w:color w:val="000000"/>
              </w:rPr>
            </w:pPr>
            <w:ins w:id="1655" w:author="Ahmad Abdulraheem M. Bamagoos" w:date="2019-05-13T12:32:00Z">
              <w:r>
                <w:rPr>
                  <w:rFonts w:ascii="Arial Narrow" w:eastAsia="Calibri" w:hAnsi="Arial Narrow" w:cs="Arial"/>
                  <w:color w:val="000000"/>
                </w:rPr>
                <w:t>AHI, supin</w:t>
              </w:r>
            </w:ins>
            <w:ins w:id="1656" w:author="Ahmad Abdulraheem M. Bamagoos" w:date="2019-05-20T22:31:00Z">
              <w:r w:rsidR="00154DD4">
                <w:rPr>
                  <w:rFonts w:ascii="Arial Narrow" w:eastAsia="Calibri" w:hAnsi="Arial Narrow" w:cs="Arial"/>
                  <w:color w:val="000000"/>
                </w:rPr>
                <w:t>e</w:t>
              </w:r>
            </w:ins>
            <w:ins w:id="1657" w:author="Sands, Scott A.,Ph.D." w:date="2019-06-06T10:05:00Z">
              <w:r w:rsidR="00EF24F6" w:rsidRPr="00EF24F6">
                <w:rPr>
                  <w:rFonts w:ascii="Arial Narrow" w:eastAsia="Calibri" w:hAnsi="Arial Narrow" w:cs="Arial"/>
                  <w:color w:val="000000"/>
                  <w:vertAlign w:val="superscript"/>
                  <w:rPrChange w:id="1658" w:author="Sands, Scott A.,Ph.D." w:date="2019-06-06T10:05:00Z">
                    <w:rPr>
                      <w:rFonts w:ascii="Arial Narrow" w:eastAsia="Calibri" w:hAnsi="Arial Narrow" w:cs="Arial"/>
                      <w:color w:val="000000"/>
                    </w:rPr>
                  </w:rPrChange>
                </w:rPr>
                <w:t>a</w:t>
              </w:r>
              <w:r w:rsidR="00EF24F6">
                <w:rPr>
                  <w:rFonts w:ascii="Arial Narrow" w:eastAsia="Calibri" w:hAnsi="Arial Narrow" w:cs="Arial"/>
                  <w:color w:val="000000"/>
                </w:rPr>
                <w:t xml:space="preserve"> </w:t>
              </w:r>
            </w:ins>
            <w:ins w:id="1659" w:author="Ahmad Abdulraheem M. Bamagoos" w:date="2019-05-20T22:31:00Z">
              <w:del w:id="1660" w:author="Sands, Scott A.,Ph.D." w:date="2019-06-06T10:05:00Z">
                <w:r w:rsidR="00154DD4" w:rsidDel="00EF24F6">
                  <w:rPr>
                    <w:rFonts w:ascii="Arial Narrow" w:eastAsia="Calibri" w:hAnsi="Arial Narrow" w:cs="Arial"/>
                    <w:color w:val="000000"/>
                  </w:rPr>
                  <w:delText>, n=62</w:delText>
                </w:r>
              </w:del>
            </w:ins>
            <w:ins w:id="1661" w:author="Ahmad Abdulraheem M. Bamagoos" w:date="2019-05-13T12:32:00Z">
              <w:del w:id="1662" w:author="Sands, Scott A.,Ph.D." w:date="2019-06-06T10:05:00Z">
                <w:r w:rsidDel="00EF24F6">
                  <w:rPr>
                    <w:rFonts w:ascii="Arial Narrow" w:eastAsia="Calibri" w:hAnsi="Arial Narrow" w:cs="Arial"/>
                    <w:color w:val="000000"/>
                  </w:rPr>
                  <w:delText xml:space="preserve"> </w:delText>
                </w:r>
              </w:del>
              <w:r w:rsidRPr="00FA7A8D">
                <w:rPr>
                  <w:rFonts w:ascii="Arial Narrow" w:eastAsia="Calibri" w:hAnsi="Arial Narrow" w:cs="Arial"/>
                  <w:color w:val="000000"/>
                </w:rPr>
                <w:t>(events/hr)</w:t>
              </w:r>
            </w:ins>
          </w:p>
        </w:tc>
        <w:tc>
          <w:tcPr>
            <w:tcW w:w="1621" w:type="dxa"/>
            <w:tcBorders>
              <w:bottom w:val="single" w:sz="6" w:space="0" w:color="FFFFFF"/>
            </w:tcBorders>
            <w:shd w:val="clear" w:color="auto" w:fill="auto"/>
          </w:tcPr>
          <w:p w14:paraId="38D1A6BE" w14:textId="7D8D0B15" w:rsidR="006429BA" w:rsidRPr="006F0CF2" w:rsidRDefault="00154DD4" w:rsidP="00727B62">
            <w:pPr>
              <w:jc w:val="center"/>
              <w:rPr>
                <w:ins w:id="1663" w:author="Ahmad Abdulraheem M. Bamagoos" w:date="2019-05-13T12:32:00Z"/>
                <w:rFonts w:ascii="Arial Narrow" w:eastAsiaTheme="minorEastAsia" w:hAnsi="Arial Narrow" w:cs="Arial"/>
                <w:kern w:val="24"/>
              </w:rPr>
            </w:pPr>
            <w:ins w:id="1664" w:author="Ahmad Abdulraheem M. Bamagoos" w:date="2019-05-20T22:30:00Z">
              <w:r>
                <w:rPr>
                  <w:rFonts w:ascii="Arial Narrow" w:eastAsiaTheme="minorEastAsia" w:hAnsi="Arial Narrow" w:cs="Arial"/>
                  <w:kern w:val="24"/>
                </w:rPr>
                <w:t xml:space="preserve">52.9 </w:t>
              </w:r>
              <w:r w:rsidRPr="006F0CF2">
                <w:rPr>
                  <w:rFonts w:ascii="Arial Narrow" w:eastAsiaTheme="minorEastAsia" w:hAnsi="Arial Narrow" w:cs="Arial"/>
                  <w:kern w:val="24"/>
                </w:rPr>
                <w:t>[</w:t>
              </w:r>
              <w:r>
                <w:rPr>
                  <w:rFonts w:ascii="Arial Narrow" w:eastAsiaTheme="minorEastAsia" w:hAnsi="Arial Narrow" w:cs="Arial"/>
                  <w:kern w:val="24"/>
                </w:rPr>
                <w:t>33.0</w:t>
              </w:r>
              <w:r w:rsidRPr="006F0CF2">
                <w:rPr>
                  <w:rFonts w:ascii="Arial Narrow" w:eastAsiaTheme="minorEastAsia" w:hAnsi="Arial Narrow" w:cs="Arial"/>
                  <w:kern w:val="24"/>
                </w:rPr>
                <w:t xml:space="preserve"> – </w:t>
              </w:r>
              <w:r>
                <w:rPr>
                  <w:rFonts w:ascii="Arial Narrow" w:eastAsiaTheme="minorEastAsia" w:hAnsi="Arial Narrow" w:cs="Arial"/>
                  <w:kern w:val="24"/>
                </w:rPr>
                <w:t>72.4</w:t>
              </w:r>
              <w:r w:rsidRPr="006F0CF2">
                <w:rPr>
                  <w:rFonts w:ascii="Arial Narrow" w:eastAsiaTheme="minorEastAsia" w:hAnsi="Arial Narrow" w:cs="Arial"/>
                  <w:kern w:val="24"/>
                </w:rPr>
                <w:t>]</w:t>
              </w:r>
            </w:ins>
          </w:p>
        </w:tc>
        <w:tc>
          <w:tcPr>
            <w:tcW w:w="1830" w:type="dxa"/>
            <w:tcBorders>
              <w:bottom w:val="single" w:sz="6" w:space="0" w:color="FFFFFF"/>
            </w:tcBorders>
            <w:shd w:val="clear" w:color="auto" w:fill="auto"/>
          </w:tcPr>
          <w:p w14:paraId="5DF6A043" w14:textId="55A24E9F" w:rsidR="006429BA" w:rsidRPr="006F0CF2" w:rsidRDefault="00154DD4" w:rsidP="00727B62">
            <w:pPr>
              <w:jc w:val="center"/>
              <w:rPr>
                <w:ins w:id="1665" w:author="Ahmad Abdulraheem M. Bamagoos" w:date="2019-05-13T12:32:00Z"/>
                <w:rFonts w:ascii="Arial Narrow" w:eastAsiaTheme="minorEastAsia" w:hAnsi="Arial Narrow" w:cs="Arial"/>
                <w:kern w:val="24"/>
              </w:rPr>
            </w:pPr>
            <w:ins w:id="1666" w:author="Ahmad Abdulraheem M. Bamagoos" w:date="2019-05-20T22:30:00Z">
              <w:r>
                <w:rPr>
                  <w:rFonts w:ascii="Arial Narrow" w:eastAsiaTheme="minorEastAsia" w:hAnsi="Arial Narrow" w:cs="Arial"/>
                  <w:kern w:val="24"/>
                </w:rPr>
                <w:t xml:space="preserve">16.7 </w:t>
              </w:r>
              <w:r w:rsidRPr="006F0CF2">
                <w:rPr>
                  <w:rFonts w:ascii="Arial Narrow" w:eastAsiaTheme="minorEastAsia" w:hAnsi="Arial Narrow" w:cs="Arial"/>
                  <w:kern w:val="24"/>
                </w:rPr>
                <w:t>[</w:t>
              </w:r>
              <w:r>
                <w:rPr>
                  <w:rFonts w:ascii="Arial Narrow" w:eastAsiaTheme="minorEastAsia" w:hAnsi="Arial Narrow" w:cs="Arial"/>
                  <w:kern w:val="24"/>
                </w:rPr>
                <w:t>8.7</w:t>
              </w:r>
              <w:r w:rsidRPr="006F0CF2">
                <w:rPr>
                  <w:rFonts w:ascii="Arial Narrow" w:eastAsiaTheme="minorEastAsia" w:hAnsi="Arial Narrow" w:cs="Arial"/>
                  <w:kern w:val="24"/>
                </w:rPr>
                <w:t xml:space="preserve"> – </w:t>
              </w:r>
              <w:r>
                <w:rPr>
                  <w:rFonts w:ascii="Arial Narrow" w:eastAsiaTheme="minorEastAsia" w:hAnsi="Arial Narrow" w:cs="Arial"/>
                  <w:kern w:val="24"/>
                </w:rPr>
                <w:t>38.4</w:t>
              </w:r>
              <w:r w:rsidRPr="006F0CF2">
                <w:rPr>
                  <w:rFonts w:ascii="Arial Narrow" w:eastAsiaTheme="minorEastAsia" w:hAnsi="Arial Narrow" w:cs="Arial"/>
                  <w:kern w:val="24"/>
                </w:rPr>
                <w:t>]</w:t>
              </w:r>
            </w:ins>
          </w:p>
        </w:tc>
        <w:tc>
          <w:tcPr>
            <w:tcW w:w="1701" w:type="dxa"/>
            <w:tcBorders>
              <w:bottom w:val="single" w:sz="6" w:space="0" w:color="FFFFFF"/>
            </w:tcBorders>
            <w:shd w:val="clear" w:color="auto" w:fill="auto"/>
          </w:tcPr>
          <w:p w14:paraId="596F10FE" w14:textId="61D88A2A" w:rsidR="006429BA" w:rsidRPr="00682246" w:rsidRDefault="00154DD4" w:rsidP="00727B62">
            <w:pPr>
              <w:jc w:val="center"/>
              <w:rPr>
                <w:ins w:id="1667" w:author="Ahmad Abdulraheem M. Bamagoos" w:date="2019-05-13T12:32:00Z"/>
                <w:rFonts w:ascii="Arial Narrow" w:hAnsi="Arial Narrow" w:cs="Arial"/>
                <w:kern w:val="24"/>
              </w:rPr>
            </w:pPr>
            <w:ins w:id="1668" w:author="Ahmad Abdulraheem M. Bamagoos" w:date="2019-05-20T22:30:00Z">
              <w:r>
                <w:rPr>
                  <w:rFonts w:ascii="Arial Narrow" w:hAnsi="Arial Narrow" w:cs="Arial"/>
                  <w:kern w:val="24"/>
                </w:rPr>
                <w:t>&lt;0.001</w:t>
              </w:r>
            </w:ins>
          </w:p>
        </w:tc>
      </w:tr>
      <w:tr w:rsidR="00727B62" w:rsidRPr="00FA7A8D" w14:paraId="76B3F871" w14:textId="77777777" w:rsidTr="00804800">
        <w:trPr>
          <w:trHeight w:val="302"/>
          <w:jc w:val="center"/>
        </w:trPr>
        <w:tc>
          <w:tcPr>
            <w:tcW w:w="3320" w:type="dxa"/>
            <w:shd w:val="clear" w:color="auto" w:fill="auto"/>
            <w:vAlign w:val="center"/>
          </w:tcPr>
          <w:p w14:paraId="59FA010A" w14:textId="77777777" w:rsidR="00727B62" w:rsidRPr="00FA7A8D" w:rsidRDefault="00727B62" w:rsidP="00727B62">
            <w:pPr>
              <w:jc w:val="left"/>
              <w:rPr>
                <w:rFonts w:ascii="Arial Narrow" w:eastAsia="Calibri" w:hAnsi="Arial Narrow" w:cs="Arial"/>
                <w:color w:val="000000"/>
              </w:rPr>
            </w:pPr>
            <w:r w:rsidRPr="00FA7A8D">
              <w:rPr>
                <w:rFonts w:ascii="Arial Narrow" w:eastAsia="Calibri" w:hAnsi="Arial Narrow" w:cs="Arial"/>
                <w:color w:val="000000"/>
              </w:rPr>
              <w:t>Arousal Index (events/hr)</w:t>
            </w:r>
          </w:p>
        </w:tc>
        <w:tc>
          <w:tcPr>
            <w:tcW w:w="1621" w:type="dxa"/>
            <w:shd w:val="clear" w:color="auto" w:fill="auto"/>
          </w:tcPr>
          <w:p w14:paraId="6706BE0A" w14:textId="0F602670"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43.5 [35.7 – 54.6]</w:t>
            </w:r>
          </w:p>
        </w:tc>
        <w:tc>
          <w:tcPr>
            <w:tcW w:w="1830" w:type="dxa"/>
            <w:shd w:val="clear" w:color="auto" w:fill="auto"/>
          </w:tcPr>
          <w:p w14:paraId="08B56492" w14:textId="6A85B81A"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9.9 [4.4 – 16.5]</w:t>
            </w:r>
          </w:p>
        </w:tc>
        <w:tc>
          <w:tcPr>
            <w:tcW w:w="1701" w:type="dxa"/>
            <w:shd w:val="clear" w:color="auto" w:fill="auto"/>
          </w:tcPr>
          <w:p w14:paraId="31DFEDD6" w14:textId="52FCDBA5" w:rsidR="00727B62" w:rsidRPr="00FA7A8D" w:rsidRDefault="00727B62" w:rsidP="00727B62">
            <w:pPr>
              <w:jc w:val="center"/>
              <w:rPr>
                <w:rFonts w:ascii="Arial Narrow" w:hAnsi="Arial Narrow" w:cs="Arial"/>
                <w:kern w:val="24"/>
              </w:rPr>
            </w:pPr>
            <w:r w:rsidRPr="00682246">
              <w:rPr>
                <w:rFonts w:ascii="Arial Narrow" w:hAnsi="Arial Narrow" w:cs="Arial"/>
                <w:kern w:val="24"/>
              </w:rPr>
              <w:t>&lt;0.001</w:t>
            </w:r>
          </w:p>
        </w:tc>
      </w:tr>
      <w:tr w:rsidR="00727B62" w:rsidRPr="00FA7A8D" w14:paraId="053A91F1" w14:textId="77777777" w:rsidTr="00804800">
        <w:trPr>
          <w:trHeight w:val="302"/>
          <w:jc w:val="center"/>
        </w:trPr>
        <w:tc>
          <w:tcPr>
            <w:tcW w:w="3320" w:type="dxa"/>
            <w:tcBorders>
              <w:top w:val="single" w:sz="6" w:space="0" w:color="FFFFFF"/>
              <w:bottom w:val="single" w:sz="4" w:space="0" w:color="auto"/>
            </w:tcBorders>
            <w:shd w:val="clear" w:color="auto" w:fill="auto"/>
            <w:vAlign w:val="center"/>
          </w:tcPr>
          <w:p w14:paraId="714EEEC0" w14:textId="52FC9844" w:rsidR="00727B62" w:rsidRPr="00FA7A8D" w:rsidRDefault="00727B62" w:rsidP="00727B62">
            <w:pPr>
              <w:jc w:val="left"/>
              <w:rPr>
                <w:rFonts w:ascii="Arial Narrow" w:eastAsia="Calibri" w:hAnsi="Arial Narrow" w:cs="Arial"/>
                <w:color w:val="000000"/>
              </w:rPr>
            </w:pPr>
            <w:r>
              <w:rPr>
                <w:rFonts w:ascii="Arial Narrow" w:eastAsia="Calibri" w:hAnsi="Arial Narrow" w:cs="Arial"/>
                <w:color w:val="000000"/>
              </w:rPr>
              <w:t>Minimum Oxygen Saturation</w:t>
            </w:r>
            <w:r w:rsidRPr="00FA7A8D">
              <w:rPr>
                <w:rFonts w:ascii="Arial Narrow" w:eastAsia="Calibri" w:hAnsi="Arial Narrow" w:cs="Arial"/>
                <w:color w:val="000000"/>
              </w:rPr>
              <w:t xml:space="preserve"> </w:t>
            </w:r>
            <w:r>
              <w:rPr>
                <w:rFonts w:ascii="Arial Narrow" w:eastAsia="Calibri" w:hAnsi="Arial Narrow" w:cs="Arial"/>
                <w:color w:val="000000"/>
              </w:rPr>
              <w:t>(</w:t>
            </w:r>
            <w:r w:rsidRPr="00FA7A8D">
              <w:rPr>
                <w:rFonts w:ascii="Arial Narrow" w:eastAsia="Calibri" w:hAnsi="Arial Narrow" w:cs="Arial"/>
                <w:color w:val="000000"/>
              </w:rPr>
              <w:t>%</w:t>
            </w:r>
            <w:r>
              <w:rPr>
                <w:rFonts w:ascii="Arial Narrow" w:eastAsia="Calibri" w:hAnsi="Arial Narrow" w:cs="Arial"/>
                <w:color w:val="000000"/>
              </w:rPr>
              <w:t>)</w:t>
            </w:r>
          </w:p>
        </w:tc>
        <w:tc>
          <w:tcPr>
            <w:tcW w:w="1621" w:type="dxa"/>
            <w:tcBorders>
              <w:top w:val="single" w:sz="6" w:space="0" w:color="FFFFFF"/>
              <w:bottom w:val="single" w:sz="4" w:space="0" w:color="auto"/>
            </w:tcBorders>
            <w:shd w:val="clear" w:color="auto" w:fill="auto"/>
            <w:vAlign w:val="center"/>
          </w:tcPr>
          <w:p w14:paraId="7C2A2492" w14:textId="751E0C58"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80 [76 – 84]</w:t>
            </w:r>
          </w:p>
        </w:tc>
        <w:tc>
          <w:tcPr>
            <w:tcW w:w="1830" w:type="dxa"/>
            <w:tcBorders>
              <w:top w:val="single" w:sz="6" w:space="0" w:color="FFFFFF"/>
              <w:bottom w:val="single" w:sz="4" w:space="0" w:color="auto"/>
            </w:tcBorders>
            <w:shd w:val="clear" w:color="auto" w:fill="auto"/>
            <w:vAlign w:val="center"/>
          </w:tcPr>
          <w:p w14:paraId="77C9F9BC" w14:textId="026B0584" w:rsidR="00727B62" w:rsidRPr="006F0CF2" w:rsidRDefault="00727B62" w:rsidP="00727B62">
            <w:pPr>
              <w:jc w:val="center"/>
              <w:rPr>
                <w:rFonts w:ascii="Arial Narrow" w:eastAsiaTheme="minorEastAsia" w:hAnsi="Arial Narrow" w:cs="Arial"/>
                <w:kern w:val="24"/>
              </w:rPr>
            </w:pPr>
            <w:r w:rsidRPr="006F0CF2">
              <w:rPr>
                <w:rFonts w:ascii="Arial Narrow" w:eastAsiaTheme="minorEastAsia" w:hAnsi="Arial Narrow" w:cs="Arial"/>
                <w:kern w:val="24"/>
              </w:rPr>
              <w:t>87 [81 – 90]</w:t>
            </w:r>
          </w:p>
        </w:tc>
        <w:tc>
          <w:tcPr>
            <w:tcW w:w="1701" w:type="dxa"/>
            <w:tcBorders>
              <w:top w:val="single" w:sz="6" w:space="0" w:color="FFFFFF"/>
              <w:bottom w:val="single" w:sz="4" w:space="0" w:color="auto"/>
            </w:tcBorders>
            <w:shd w:val="clear" w:color="auto" w:fill="auto"/>
          </w:tcPr>
          <w:p w14:paraId="1A7E9583" w14:textId="45DA4FD7" w:rsidR="00727B62" w:rsidRPr="00FA7A8D" w:rsidRDefault="00727B62" w:rsidP="00727B62">
            <w:pPr>
              <w:jc w:val="center"/>
              <w:rPr>
                <w:rFonts w:ascii="Arial Narrow" w:hAnsi="Arial Narrow" w:cs="Arial"/>
                <w:kern w:val="24"/>
              </w:rPr>
            </w:pPr>
            <w:r w:rsidRPr="00682246">
              <w:rPr>
                <w:rFonts w:ascii="Arial Narrow" w:hAnsi="Arial Narrow" w:cs="Arial"/>
                <w:kern w:val="24"/>
              </w:rPr>
              <w:t>&lt;0.001</w:t>
            </w:r>
          </w:p>
        </w:tc>
      </w:tr>
      <w:tr w:rsidR="004665B7" w:rsidRPr="00FA7A8D" w14:paraId="6856F7F0" w14:textId="77777777" w:rsidTr="00804800">
        <w:trPr>
          <w:trHeight w:val="302"/>
          <w:jc w:val="center"/>
        </w:trPr>
        <w:tc>
          <w:tcPr>
            <w:tcW w:w="3320" w:type="dxa"/>
            <w:tcBorders>
              <w:bottom w:val="single" w:sz="6" w:space="0" w:color="FFFFFF"/>
            </w:tcBorders>
            <w:shd w:val="clear" w:color="auto" w:fill="auto"/>
            <w:vAlign w:val="center"/>
          </w:tcPr>
          <w:p w14:paraId="32FD8BBD" w14:textId="0271843E" w:rsidR="004665B7" w:rsidRPr="00FA7A8D" w:rsidRDefault="004665B7" w:rsidP="004665B7">
            <w:pPr>
              <w:jc w:val="left"/>
              <w:rPr>
                <w:rFonts w:ascii="Arial Narrow" w:eastAsia="Calibri" w:hAnsi="Arial Narrow" w:cs="Arial"/>
                <w:color w:val="000000"/>
              </w:rPr>
            </w:pPr>
            <w:r w:rsidRPr="00FA7A8D">
              <w:rPr>
                <w:rFonts w:ascii="Arial Narrow" w:eastAsia="Calibri" w:hAnsi="Arial Narrow" w:cs="Arial"/>
                <w:color w:val="000000"/>
              </w:rPr>
              <w:t>Total sleep time</w:t>
            </w:r>
            <w:r w:rsidR="00195443">
              <w:rPr>
                <w:rFonts w:ascii="Arial Narrow" w:eastAsia="Calibri" w:hAnsi="Arial Narrow" w:cs="Arial"/>
                <w:color w:val="000000"/>
              </w:rPr>
              <w:t xml:space="preserve"> (min</w:t>
            </w:r>
            <w:del w:id="1669" w:author="Sands, Scott A.,Ph.D." w:date="2019-06-06T10:07:00Z">
              <w:r w:rsidR="00195443" w:rsidDel="00EF24F6">
                <w:rPr>
                  <w:rFonts w:ascii="Arial Narrow" w:eastAsia="Calibri" w:hAnsi="Arial Narrow" w:cs="Arial"/>
                  <w:color w:val="000000"/>
                </w:rPr>
                <w:delText>utes</w:delText>
              </w:r>
            </w:del>
            <w:r w:rsidR="00195443">
              <w:rPr>
                <w:rFonts w:ascii="Arial Narrow" w:eastAsia="Calibri" w:hAnsi="Arial Narrow" w:cs="Arial"/>
                <w:color w:val="000000"/>
              </w:rPr>
              <w:t>)</w:t>
            </w:r>
          </w:p>
        </w:tc>
        <w:tc>
          <w:tcPr>
            <w:tcW w:w="1621" w:type="dxa"/>
            <w:tcBorders>
              <w:bottom w:val="single" w:sz="6" w:space="0" w:color="FFFFFF"/>
            </w:tcBorders>
            <w:shd w:val="clear" w:color="auto" w:fill="auto"/>
            <w:vAlign w:val="center"/>
          </w:tcPr>
          <w:p w14:paraId="43E6AC8C" w14:textId="77777777" w:rsidR="004665B7" w:rsidRPr="006F0CF2" w:rsidRDefault="004665B7" w:rsidP="004665B7">
            <w:pPr>
              <w:jc w:val="center"/>
              <w:rPr>
                <w:rFonts w:ascii="Arial Narrow" w:eastAsiaTheme="minorEastAsia" w:hAnsi="Arial Narrow" w:cs="Arial"/>
                <w:kern w:val="24"/>
              </w:rPr>
            </w:pPr>
            <w:r w:rsidRPr="006F0CF2">
              <w:rPr>
                <w:rFonts w:ascii="Arial Narrow" w:eastAsiaTheme="minorEastAsia" w:hAnsi="Arial Narrow" w:cs="Arial"/>
                <w:kern w:val="24"/>
              </w:rPr>
              <w:t xml:space="preserve">356 </w:t>
            </w:r>
            <w:r w:rsidRPr="00FA7A8D">
              <w:rPr>
                <w:rFonts w:ascii="Arial Narrow" w:eastAsiaTheme="minorEastAsia" w:hAnsi="Arial Narrow" w:cs="Arial"/>
                <w:kern w:val="24"/>
              </w:rPr>
              <w:t>± 65</w:t>
            </w:r>
          </w:p>
        </w:tc>
        <w:tc>
          <w:tcPr>
            <w:tcW w:w="1830" w:type="dxa"/>
            <w:tcBorders>
              <w:bottom w:val="single" w:sz="6" w:space="0" w:color="FFFFFF"/>
            </w:tcBorders>
            <w:shd w:val="clear" w:color="auto" w:fill="auto"/>
            <w:vAlign w:val="center"/>
          </w:tcPr>
          <w:p w14:paraId="03765D5E" w14:textId="77777777" w:rsidR="004665B7" w:rsidRPr="006F0CF2" w:rsidRDefault="004665B7" w:rsidP="004665B7">
            <w:pPr>
              <w:jc w:val="center"/>
              <w:rPr>
                <w:rFonts w:ascii="Arial Narrow" w:eastAsiaTheme="minorEastAsia" w:hAnsi="Arial Narrow" w:cs="Arial"/>
                <w:kern w:val="24"/>
              </w:rPr>
            </w:pPr>
            <w:r w:rsidRPr="006F0CF2">
              <w:rPr>
                <w:rFonts w:ascii="Arial Narrow" w:eastAsiaTheme="minorEastAsia" w:hAnsi="Arial Narrow" w:cs="Arial"/>
                <w:kern w:val="24"/>
              </w:rPr>
              <w:t xml:space="preserve">363 </w:t>
            </w:r>
            <w:r w:rsidRPr="00FA7A8D">
              <w:rPr>
                <w:rFonts w:ascii="Arial Narrow" w:eastAsiaTheme="minorEastAsia" w:hAnsi="Arial Narrow" w:cs="Arial"/>
                <w:kern w:val="24"/>
              </w:rPr>
              <w:t>± 65</w:t>
            </w:r>
          </w:p>
        </w:tc>
        <w:tc>
          <w:tcPr>
            <w:tcW w:w="1701" w:type="dxa"/>
            <w:tcBorders>
              <w:bottom w:val="single" w:sz="6" w:space="0" w:color="FFFFFF"/>
            </w:tcBorders>
            <w:shd w:val="clear" w:color="auto" w:fill="auto"/>
            <w:vAlign w:val="center"/>
          </w:tcPr>
          <w:p w14:paraId="6EE87ED7" w14:textId="77777777" w:rsidR="004665B7" w:rsidRPr="00FA7A8D" w:rsidRDefault="004665B7" w:rsidP="004665B7">
            <w:pPr>
              <w:jc w:val="center"/>
              <w:rPr>
                <w:rFonts w:ascii="Arial Narrow" w:hAnsi="Arial Narrow" w:cs="Arial"/>
                <w:kern w:val="24"/>
              </w:rPr>
            </w:pPr>
            <w:r w:rsidRPr="00FA7A8D">
              <w:rPr>
                <w:rFonts w:ascii="Arial Narrow" w:hAnsi="Arial Narrow" w:cs="Arial"/>
                <w:kern w:val="24"/>
              </w:rPr>
              <w:t>0.43</w:t>
            </w:r>
          </w:p>
        </w:tc>
      </w:tr>
      <w:tr w:rsidR="004665B7" w:rsidRPr="00FA7A8D" w14:paraId="2133B39E" w14:textId="77777777" w:rsidTr="00BB39A1">
        <w:trPr>
          <w:trHeight w:val="302"/>
          <w:jc w:val="center"/>
        </w:trPr>
        <w:tc>
          <w:tcPr>
            <w:tcW w:w="3320" w:type="dxa"/>
            <w:tcBorders>
              <w:top w:val="single" w:sz="6" w:space="0" w:color="FFFFFF"/>
              <w:bottom w:val="single" w:sz="6" w:space="0" w:color="FFFFFF"/>
            </w:tcBorders>
            <w:shd w:val="clear" w:color="auto" w:fill="auto"/>
            <w:vAlign w:val="center"/>
          </w:tcPr>
          <w:p w14:paraId="6B729983" w14:textId="1F9666F1" w:rsidR="004665B7" w:rsidRPr="00FA7A8D" w:rsidRDefault="004665B7" w:rsidP="004665B7">
            <w:pPr>
              <w:ind w:left="360"/>
              <w:jc w:val="left"/>
              <w:rPr>
                <w:rFonts w:ascii="Arial Narrow" w:eastAsia="Calibri" w:hAnsi="Arial Narrow" w:cs="Arial"/>
                <w:color w:val="000000"/>
              </w:rPr>
            </w:pPr>
            <w:r w:rsidRPr="00FA7A8D">
              <w:rPr>
                <w:rFonts w:ascii="Arial Narrow" w:eastAsia="Calibri" w:hAnsi="Arial Narrow" w:cs="Arial"/>
                <w:color w:val="000000"/>
              </w:rPr>
              <w:t>REM sleep time (%TST)</w:t>
            </w:r>
          </w:p>
        </w:tc>
        <w:tc>
          <w:tcPr>
            <w:tcW w:w="1621" w:type="dxa"/>
            <w:tcBorders>
              <w:top w:val="single" w:sz="6" w:space="0" w:color="FFFFFF"/>
              <w:bottom w:val="single" w:sz="6" w:space="0" w:color="FFFFFF"/>
            </w:tcBorders>
            <w:shd w:val="clear" w:color="auto" w:fill="auto"/>
            <w:vAlign w:val="center"/>
          </w:tcPr>
          <w:p w14:paraId="267822F0" w14:textId="77777777" w:rsidR="004665B7" w:rsidRPr="006F0CF2" w:rsidRDefault="004665B7" w:rsidP="004665B7">
            <w:pPr>
              <w:jc w:val="center"/>
              <w:rPr>
                <w:rFonts w:ascii="Arial Narrow" w:eastAsiaTheme="minorEastAsia" w:hAnsi="Arial Narrow" w:cs="Arial"/>
                <w:kern w:val="24"/>
              </w:rPr>
            </w:pPr>
            <w:r w:rsidRPr="006F0CF2">
              <w:rPr>
                <w:rFonts w:ascii="Arial Narrow" w:eastAsiaTheme="minorEastAsia" w:hAnsi="Arial Narrow" w:cs="Arial"/>
                <w:kern w:val="24"/>
              </w:rPr>
              <w:t xml:space="preserve">16.8 </w:t>
            </w:r>
            <w:r w:rsidRPr="00FA7A8D">
              <w:rPr>
                <w:rFonts w:ascii="Arial Narrow" w:eastAsiaTheme="minorEastAsia" w:hAnsi="Arial Narrow" w:cs="Arial"/>
                <w:kern w:val="24"/>
              </w:rPr>
              <w:t>± 6.2</w:t>
            </w:r>
          </w:p>
        </w:tc>
        <w:tc>
          <w:tcPr>
            <w:tcW w:w="1830" w:type="dxa"/>
            <w:tcBorders>
              <w:top w:val="single" w:sz="6" w:space="0" w:color="FFFFFF"/>
              <w:bottom w:val="single" w:sz="6" w:space="0" w:color="FFFFFF"/>
            </w:tcBorders>
            <w:shd w:val="clear" w:color="auto" w:fill="auto"/>
            <w:vAlign w:val="center"/>
          </w:tcPr>
          <w:p w14:paraId="69E11DD6" w14:textId="77777777" w:rsidR="004665B7" w:rsidRPr="006F0CF2" w:rsidRDefault="004665B7" w:rsidP="004665B7">
            <w:pPr>
              <w:jc w:val="center"/>
              <w:rPr>
                <w:rFonts w:ascii="Arial Narrow" w:eastAsiaTheme="minorEastAsia" w:hAnsi="Arial Narrow" w:cs="Arial"/>
                <w:kern w:val="24"/>
              </w:rPr>
            </w:pPr>
            <w:r w:rsidRPr="006F0CF2">
              <w:rPr>
                <w:rFonts w:ascii="Arial Narrow" w:eastAsiaTheme="minorEastAsia" w:hAnsi="Arial Narrow" w:cs="Arial"/>
                <w:kern w:val="24"/>
              </w:rPr>
              <w:t xml:space="preserve">17.6 </w:t>
            </w:r>
            <w:r w:rsidRPr="00FA7A8D">
              <w:rPr>
                <w:rFonts w:ascii="Arial Narrow" w:eastAsiaTheme="minorEastAsia" w:hAnsi="Arial Narrow" w:cs="Arial"/>
                <w:kern w:val="24"/>
              </w:rPr>
              <w:t>± 6.9</w:t>
            </w:r>
          </w:p>
        </w:tc>
        <w:tc>
          <w:tcPr>
            <w:tcW w:w="1701" w:type="dxa"/>
            <w:tcBorders>
              <w:top w:val="single" w:sz="6" w:space="0" w:color="FFFFFF"/>
              <w:bottom w:val="single" w:sz="6" w:space="0" w:color="FFFFFF"/>
            </w:tcBorders>
            <w:shd w:val="clear" w:color="auto" w:fill="auto"/>
            <w:vAlign w:val="center"/>
          </w:tcPr>
          <w:p w14:paraId="7C4293F9" w14:textId="77777777" w:rsidR="004665B7" w:rsidRPr="00FA7A8D" w:rsidRDefault="004665B7" w:rsidP="004665B7">
            <w:pPr>
              <w:jc w:val="center"/>
              <w:rPr>
                <w:rFonts w:ascii="Arial Narrow" w:hAnsi="Arial Narrow" w:cs="Arial"/>
                <w:kern w:val="24"/>
              </w:rPr>
            </w:pPr>
            <w:r w:rsidRPr="00FA7A8D">
              <w:rPr>
                <w:rFonts w:ascii="Arial Narrow" w:hAnsi="Arial Narrow" w:cs="Arial"/>
                <w:kern w:val="24"/>
              </w:rPr>
              <w:t>0.45</w:t>
            </w:r>
          </w:p>
        </w:tc>
      </w:tr>
      <w:tr w:rsidR="00154DD4" w:rsidRPr="00FA7A8D" w14:paraId="2D5F8D21" w14:textId="77777777" w:rsidTr="00154DD4">
        <w:trPr>
          <w:trHeight w:val="302"/>
          <w:jc w:val="center"/>
          <w:ins w:id="1670" w:author="Ahmad Abdulraheem M. Bamagoos" w:date="2019-05-13T12:32:00Z"/>
        </w:trPr>
        <w:tc>
          <w:tcPr>
            <w:tcW w:w="3320" w:type="dxa"/>
            <w:tcBorders>
              <w:top w:val="single" w:sz="6" w:space="0" w:color="FFFFFF"/>
              <w:bottom w:val="single" w:sz="4" w:space="0" w:color="auto"/>
            </w:tcBorders>
            <w:shd w:val="clear" w:color="auto" w:fill="auto"/>
            <w:vAlign w:val="center"/>
          </w:tcPr>
          <w:p w14:paraId="334DC158" w14:textId="63B1D7BA" w:rsidR="00154DD4" w:rsidRPr="00FA7A8D" w:rsidRDefault="00154DD4" w:rsidP="00154DD4">
            <w:pPr>
              <w:ind w:left="360"/>
              <w:jc w:val="left"/>
              <w:rPr>
                <w:ins w:id="1671" w:author="Ahmad Abdulraheem M. Bamagoos" w:date="2019-05-13T12:32:00Z"/>
                <w:rFonts w:ascii="Arial Narrow" w:eastAsia="Calibri" w:hAnsi="Arial Narrow" w:cs="Arial"/>
                <w:color w:val="000000"/>
              </w:rPr>
            </w:pPr>
            <w:ins w:id="1672" w:author="Ahmad Abdulraheem M. Bamagoos" w:date="2019-05-13T12:32:00Z">
              <w:r>
                <w:rPr>
                  <w:rFonts w:ascii="Arial Narrow" w:eastAsia="Calibri" w:hAnsi="Arial Narrow" w:cs="Arial"/>
                  <w:color w:val="000000"/>
                </w:rPr>
                <w:t>Supine sleep time</w:t>
              </w:r>
            </w:ins>
            <w:ins w:id="1673" w:author="Sands, Scott A.,Ph.D." w:date="2019-06-06T10:05:00Z">
              <w:r w:rsidR="00EF24F6" w:rsidRPr="00EF24F6">
                <w:rPr>
                  <w:rFonts w:ascii="Arial Narrow" w:eastAsia="Calibri" w:hAnsi="Arial Narrow" w:cs="Arial"/>
                  <w:color w:val="000000"/>
                  <w:vertAlign w:val="superscript"/>
                  <w:rPrChange w:id="1674" w:author="Sands, Scott A.,Ph.D." w:date="2019-06-06T10:05:00Z">
                    <w:rPr>
                      <w:rFonts w:ascii="Arial Narrow" w:eastAsia="Calibri" w:hAnsi="Arial Narrow" w:cs="Arial"/>
                      <w:color w:val="000000"/>
                    </w:rPr>
                  </w:rPrChange>
                </w:rPr>
                <w:t>a</w:t>
              </w:r>
            </w:ins>
            <w:ins w:id="1675" w:author="Ahmad Abdulraheem M. Bamagoos" w:date="2019-05-20T22:31:00Z">
              <w:del w:id="1676" w:author="Sands, Scott A.,Ph.D." w:date="2019-06-06T10:05:00Z">
                <w:r w:rsidDel="00EF24F6">
                  <w:rPr>
                    <w:rFonts w:ascii="Arial Narrow" w:eastAsia="Calibri" w:hAnsi="Arial Narrow" w:cs="Arial"/>
                    <w:color w:val="000000"/>
                  </w:rPr>
                  <w:delText>, n=6</w:delText>
                </w:r>
              </w:del>
              <w:del w:id="1677" w:author="Sands, Scott A.,Ph.D." w:date="2019-06-06T10:06:00Z">
                <w:r w:rsidDel="00EF24F6">
                  <w:rPr>
                    <w:rFonts w:ascii="Arial Narrow" w:eastAsia="Calibri" w:hAnsi="Arial Narrow" w:cs="Arial"/>
                    <w:color w:val="000000"/>
                  </w:rPr>
                  <w:delText>2</w:delText>
                </w:r>
              </w:del>
              <w:r>
                <w:rPr>
                  <w:rFonts w:ascii="Arial Narrow" w:eastAsia="Calibri" w:hAnsi="Arial Narrow" w:cs="Arial"/>
                  <w:color w:val="000000"/>
                </w:rPr>
                <w:t xml:space="preserve"> </w:t>
              </w:r>
            </w:ins>
            <w:ins w:id="1678" w:author="Ahmad Abdulraheem M. Bamagoos" w:date="2019-05-13T12:32:00Z">
              <w:r>
                <w:rPr>
                  <w:rFonts w:ascii="Arial Narrow" w:eastAsia="Calibri" w:hAnsi="Arial Narrow" w:cs="Arial"/>
                  <w:color w:val="000000"/>
                </w:rPr>
                <w:t>(%TST)</w:t>
              </w:r>
            </w:ins>
          </w:p>
        </w:tc>
        <w:tc>
          <w:tcPr>
            <w:tcW w:w="1621" w:type="dxa"/>
            <w:tcBorders>
              <w:top w:val="single" w:sz="6" w:space="0" w:color="FFFFFF"/>
              <w:bottom w:val="single" w:sz="4" w:space="0" w:color="auto"/>
            </w:tcBorders>
            <w:shd w:val="clear" w:color="auto" w:fill="auto"/>
          </w:tcPr>
          <w:p w14:paraId="48FF0BFC" w14:textId="178908D4" w:rsidR="00154DD4" w:rsidRPr="006F0CF2" w:rsidRDefault="00154DD4" w:rsidP="00154DD4">
            <w:pPr>
              <w:jc w:val="center"/>
              <w:rPr>
                <w:ins w:id="1679" w:author="Ahmad Abdulraheem M. Bamagoos" w:date="2019-05-13T12:32:00Z"/>
                <w:rFonts w:ascii="Arial Narrow" w:eastAsiaTheme="minorEastAsia" w:hAnsi="Arial Narrow" w:cs="Arial"/>
                <w:kern w:val="24"/>
              </w:rPr>
            </w:pPr>
            <w:ins w:id="1680" w:author="Ahmad Abdulraheem M. Bamagoos" w:date="2019-05-20T22:32:00Z">
              <w:r>
                <w:rPr>
                  <w:rFonts w:ascii="Arial Narrow" w:eastAsiaTheme="minorEastAsia" w:hAnsi="Arial Narrow" w:cs="Arial"/>
                  <w:kern w:val="24"/>
                </w:rPr>
                <w:t xml:space="preserve">40.1 </w:t>
              </w:r>
              <w:r w:rsidRPr="006F0CF2">
                <w:rPr>
                  <w:rFonts w:ascii="Arial Narrow" w:eastAsiaTheme="minorEastAsia" w:hAnsi="Arial Narrow" w:cs="Arial"/>
                  <w:kern w:val="24"/>
                </w:rPr>
                <w:t>[</w:t>
              </w:r>
              <w:r>
                <w:rPr>
                  <w:rFonts w:ascii="Arial Narrow" w:eastAsiaTheme="minorEastAsia" w:hAnsi="Arial Narrow" w:cs="Arial"/>
                  <w:kern w:val="24"/>
                </w:rPr>
                <w:t>26.3</w:t>
              </w:r>
              <w:r w:rsidRPr="006F0CF2">
                <w:rPr>
                  <w:rFonts w:ascii="Arial Narrow" w:eastAsiaTheme="minorEastAsia" w:hAnsi="Arial Narrow" w:cs="Arial"/>
                  <w:kern w:val="24"/>
                </w:rPr>
                <w:t xml:space="preserve"> – </w:t>
              </w:r>
              <w:r>
                <w:rPr>
                  <w:rFonts w:ascii="Arial Narrow" w:eastAsiaTheme="minorEastAsia" w:hAnsi="Arial Narrow" w:cs="Arial"/>
                  <w:kern w:val="24"/>
                </w:rPr>
                <w:t>69.3</w:t>
              </w:r>
              <w:r w:rsidRPr="006F0CF2">
                <w:rPr>
                  <w:rFonts w:ascii="Arial Narrow" w:eastAsiaTheme="minorEastAsia" w:hAnsi="Arial Narrow" w:cs="Arial"/>
                  <w:kern w:val="24"/>
                </w:rPr>
                <w:t>]</w:t>
              </w:r>
            </w:ins>
          </w:p>
        </w:tc>
        <w:tc>
          <w:tcPr>
            <w:tcW w:w="1830" w:type="dxa"/>
            <w:tcBorders>
              <w:top w:val="single" w:sz="6" w:space="0" w:color="FFFFFF"/>
              <w:bottom w:val="single" w:sz="4" w:space="0" w:color="auto"/>
            </w:tcBorders>
            <w:shd w:val="clear" w:color="auto" w:fill="auto"/>
          </w:tcPr>
          <w:p w14:paraId="7B7B932B" w14:textId="4608DD35" w:rsidR="00154DD4" w:rsidRPr="006F0CF2" w:rsidRDefault="00154DD4" w:rsidP="00154DD4">
            <w:pPr>
              <w:jc w:val="center"/>
              <w:rPr>
                <w:ins w:id="1681" w:author="Ahmad Abdulraheem M. Bamagoos" w:date="2019-05-13T12:32:00Z"/>
                <w:rFonts w:ascii="Arial Narrow" w:eastAsiaTheme="minorEastAsia" w:hAnsi="Arial Narrow" w:cs="Arial"/>
                <w:kern w:val="24"/>
              </w:rPr>
            </w:pPr>
            <w:ins w:id="1682" w:author="Ahmad Abdulraheem M. Bamagoos" w:date="2019-05-20T22:32:00Z">
              <w:r>
                <w:rPr>
                  <w:rFonts w:ascii="Arial Narrow" w:eastAsiaTheme="minorEastAsia" w:hAnsi="Arial Narrow" w:cs="Arial"/>
                  <w:kern w:val="24"/>
                </w:rPr>
                <w:t xml:space="preserve">37.0 </w:t>
              </w:r>
              <w:r w:rsidRPr="006F0CF2">
                <w:rPr>
                  <w:rFonts w:ascii="Arial Narrow" w:eastAsiaTheme="minorEastAsia" w:hAnsi="Arial Narrow" w:cs="Arial"/>
                  <w:kern w:val="24"/>
                </w:rPr>
                <w:t>[</w:t>
              </w:r>
              <w:r>
                <w:rPr>
                  <w:rFonts w:ascii="Arial Narrow" w:eastAsiaTheme="minorEastAsia" w:hAnsi="Arial Narrow" w:cs="Arial"/>
                  <w:kern w:val="24"/>
                </w:rPr>
                <w:t>21.2</w:t>
              </w:r>
              <w:r w:rsidRPr="006F0CF2">
                <w:rPr>
                  <w:rFonts w:ascii="Arial Narrow" w:eastAsiaTheme="minorEastAsia" w:hAnsi="Arial Narrow" w:cs="Arial"/>
                  <w:kern w:val="24"/>
                </w:rPr>
                <w:t xml:space="preserve"> – </w:t>
              </w:r>
              <w:r>
                <w:rPr>
                  <w:rFonts w:ascii="Arial Narrow" w:eastAsiaTheme="minorEastAsia" w:hAnsi="Arial Narrow" w:cs="Arial"/>
                  <w:kern w:val="24"/>
                </w:rPr>
                <w:t>80.</w:t>
              </w:r>
            </w:ins>
            <w:ins w:id="1683" w:author="Ahmad Abdulraheem M. Bamagoos" w:date="2019-05-20T22:33:00Z">
              <w:r>
                <w:rPr>
                  <w:rFonts w:ascii="Arial Narrow" w:eastAsiaTheme="minorEastAsia" w:hAnsi="Arial Narrow" w:cs="Arial"/>
                  <w:kern w:val="24"/>
                </w:rPr>
                <w:t>6</w:t>
              </w:r>
            </w:ins>
            <w:ins w:id="1684" w:author="Ahmad Abdulraheem M. Bamagoos" w:date="2019-05-20T22:32:00Z">
              <w:r w:rsidRPr="006F0CF2">
                <w:rPr>
                  <w:rFonts w:ascii="Arial Narrow" w:eastAsiaTheme="minorEastAsia" w:hAnsi="Arial Narrow" w:cs="Arial"/>
                  <w:kern w:val="24"/>
                </w:rPr>
                <w:t>]</w:t>
              </w:r>
            </w:ins>
          </w:p>
        </w:tc>
        <w:tc>
          <w:tcPr>
            <w:tcW w:w="1701" w:type="dxa"/>
            <w:tcBorders>
              <w:top w:val="single" w:sz="6" w:space="0" w:color="FFFFFF"/>
              <w:bottom w:val="single" w:sz="4" w:space="0" w:color="auto"/>
            </w:tcBorders>
            <w:shd w:val="clear" w:color="auto" w:fill="auto"/>
            <w:vAlign w:val="center"/>
          </w:tcPr>
          <w:p w14:paraId="4EC9C38B" w14:textId="018F730F" w:rsidR="00154DD4" w:rsidRPr="00FA7A8D" w:rsidRDefault="00154DD4" w:rsidP="00154DD4">
            <w:pPr>
              <w:jc w:val="center"/>
              <w:rPr>
                <w:ins w:id="1685" w:author="Ahmad Abdulraheem M. Bamagoos" w:date="2019-05-13T12:32:00Z"/>
                <w:rFonts w:ascii="Arial Narrow" w:hAnsi="Arial Narrow" w:cs="Arial"/>
                <w:kern w:val="24"/>
              </w:rPr>
            </w:pPr>
            <w:ins w:id="1686" w:author="Ahmad Abdulraheem M. Bamagoos" w:date="2019-05-20T22:33:00Z">
              <w:r>
                <w:rPr>
                  <w:rFonts w:ascii="Arial Narrow" w:hAnsi="Arial Narrow" w:cs="Arial"/>
                  <w:kern w:val="24"/>
                </w:rPr>
                <w:t>0.83</w:t>
              </w:r>
            </w:ins>
          </w:p>
        </w:tc>
      </w:tr>
    </w:tbl>
    <w:p w14:paraId="27470F58" w14:textId="35B84991" w:rsidR="00FA7A8D" w:rsidRPr="00EF24F6" w:rsidRDefault="00FF13AC" w:rsidP="00804800">
      <w:pPr>
        <w:pStyle w:val="TableText"/>
        <w:ind w:left="1134" w:right="1156"/>
        <w:jc w:val="both"/>
        <w:rPr>
          <w:color w:val="000000"/>
        </w:rPr>
      </w:pPr>
      <w:r w:rsidRPr="00FF13AC">
        <w:t xml:space="preserve">On average, participants were typical OSA patients, middle aged, predominantly obese with moderate-to-severe OSA. </w:t>
      </w:r>
      <w:r>
        <w:t>C</w:t>
      </w:r>
      <w:r w:rsidR="00A91BE0">
        <w:t xml:space="preserve">ontinuous variables are presented as </w:t>
      </w:r>
      <w:r w:rsidR="00D54202">
        <w:t>mean ±</w:t>
      </w:r>
      <w:r w:rsidR="003F1379">
        <w:t xml:space="preserve"> </w:t>
      </w:r>
      <w:r w:rsidR="00FA7A8D" w:rsidRPr="00FA7A8D">
        <w:t>SD or median [25</w:t>
      </w:r>
      <w:r w:rsidR="00FA7A8D" w:rsidRPr="00FA7A8D">
        <w:rPr>
          <w:vertAlign w:val="superscript"/>
        </w:rPr>
        <w:t>th</w:t>
      </w:r>
      <w:r w:rsidR="00C339C9">
        <w:t xml:space="preserve"> - </w:t>
      </w:r>
      <w:r w:rsidR="00FA7A8D" w:rsidRPr="00FA7A8D">
        <w:t>75</w:t>
      </w:r>
      <w:r w:rsidR="00FA7A8D" w:rsidRPr="00FA7A8D">
        <w:rPr>
          <w:vertAlign w:val="superscript"/>
        </w:rPr>
        <w:t>th</w:t>
      </w:r>
      <w:r w:rsidR="00FA7A8D" w:rsidRPr="00FA7A8D">
        <w:t xml:space="preserve"> centile]</w:t>
      </w:r>
      <w:r w:rsidR="00A91BE0">
        <w:rPr>
          <w:rFonts w:eastAsiaTheme="minorEastAsia"/>
        </w:rPr>
        <w:t>.</w:t>
      </w:r>
      <w:r w:rsidR="00AE5C24" w:rsidRPr="00AE5C24">
        <w:rPr>
          <w:color w:val="000000"/>
        </w:rPr>
        <w:t xml:space="preserve"> </w:t>
      </w:r>
      <w:r w:rsidR="00AE5C24" w:rsidRPr="00FA7A8D">
        <w:rPr>
          <w:color w:val="000000"/>
        </w:rPr>
        <w:t>BMI</w:t>
      </w:r>
      <w:r w:rsidR="00AE5C24">
        <w:rPr>
          <w:color w:val="000000"/>
        </w:rPr>
        <w:t xml:space="preserve">, body mass index; </w:t>
      </w:r>
      <w:r w:rsidR="00AE5C24" w:rsidRPr="00FA7A8D">
        <w:rPr>
          <w:color w:val="000000"/>
        </w:rPr>
        <w:t>AHI</w:t>
      </w:r>
      <w:r w:rsidR="00AE5C24">
        <w:rPr>
          <w:color w:val="000000"/>
        </w:rPr>
        <w:t>, Apnea hypopnea index; TST, total sleep time.</w:t>
      </w:r>
      <w:ins w:id="1687" w:author="Sands, Scott A.,Ph.D." w:date="2019-06-06T10:06:00Z">
        <w:r w:rsidR="00EF24F6">
          <w:rPr>
            <w:color w:val="000000"/>
          </w:rPr>
          <w:t xml:space="preserve"> </w:t>
        </w:r>
        <w:r w:rsidR="00EF24F6" w:rsidRPr="00EF24F6">
          <w:rPr>
            <w:color w:val="000000"/>
            <w:vertAlign w:val="superscript"/>
            <w:rPrChange w:id="1688" w:author="Sands, Scott A.,Ph.D." w:date="2019-06-06T10:06:00Z">
              <w:rPr>
                <w:color w:val="000000"/>
              </w:rPr>
            </w:rPrChange>
          </w:rPr>
          <w:t>a</w:t>
        </w:r>
        <w:r w:rsidR="00EF24F6">
          <w:rPr>
            <w:color w:val="000000"/>
          </w:rPr>
          <w:t>Data available in N=62.</w:t>
        </w:r>
      </w:ins>
    </w:p>
    <w:p w14:paraId="00D615F5" w14:textId="08B89AC8" w:rsidR="00195443" w:rsidRPr="00FA7A8D" w:rsidRDefault="00195443" w:rsidP="00700A20">
      <w:pPr>
        <w:pStyle w:val="TableText"/>
      </w:pPr>
    </w:p>
    <w:p w14:paraId="7CBC4D20" w14:textId="1C87DD8A" w:rsidR="00FA7A8D" w:rsidRDefault="00FA7A8D" w:rsidP="00892B68">
      <w:pPr>
        <w:pStyle w:val="Heading2"/>
      </w:pPr>
    </w:p>
    <w:p w14:paraId="5EE7BD1C" w14:textId="1DE5DDAC" w:rsidR="00FA7A8D" w:rsidRDefault="00FA7A8D">
      <w:pPr>
        <w:spacing w:after="200" w:line="276" w:lineRule="auto"/>
        <w:jc w:val="left"/>
        <w:rPr>
          <w:b/>
          <w:noProof w:val="0"/>
          <w:sz w:val="24"/>
          <w:szCs w:val="24"/>
          <w:lang w:eastAsia="x-none"/>
        </w:rPr>
      </w:pPr>
      <w:r>
        <w:br w:type="page"/>
      </w:r>
    </w:p>
    <w:p w14:paraId="497E92C2" w14:textId="23111A77" w:rsidR="00325CF5" w:rsidRDefault="00325CF5" w:rsidP="00892B68">
      <w:pPr>
        <w:pStyle w:val="Heading2"/>
      </w:pPr>
      <w:r>
        <w:lastRenderedPageBreak/>
        <w:t xml:space="preserve">Table </w:t>
      </w:r>
      <w:r w:rsidR="00297810">
        <w:t>2</w:t>
      </w:r>
      <w:r>
        <w:t xml:space="preserve">: </w:t>
      </w:r>
      <w:r w:rsidR="00F96407" w:rsidRPr="00640475">
        <w:rPr>
          <w:b w:val="0"/>
          <w:bCs/>
        </w:rPr>
        <w:t xml:space="preserve">Traits </w:t>
      </w:r>
      <w:r w:rsidR="00F004BC" w:rsidRPr="00640475">
        <w:rPr>
          <w:b w:val="0"/>
          <w:bCs/>
        </w:rPr>
        <w:t>associated with oral appliance efficacy</w:t>
      </w:r>
      <w:r w:rsidR="00F96407" w:rsidRPr="00640475">
        <w:rPr>
          <w:b w:val="0"/>
          <w:bCs/>
        </w:rPr>
        <w:t>: m</w:t>
      </w:r>
      <w:r w:rsidRPr="00640475">
        <w:rPr>
          <w:b w:val="0"/>
          <w:bCs/>
        </w:rPr>
        <w:t>ultiple regression</w:t>
      </w:r>
      <w:r>
        <w:t xml:space="preserve"> </w:t>
      </w:r>
    </w:p>
    <w:tbl>
      <w:tblPr>
        <w:tblW w:w="10289" w:type="dxa"/>
        <w:jc w:val="center"/>
        <w:tblCellMar>
          <w:left w:w="0" w:type="dxa"/>
          <w:right w:w="0" w:type="dxa"/>
        </w:tblCellMar>
        <w:tblLook w:val="0600" w:firstRow="0" w:lastRow="0" w:firstColumn="0" w:lastColumn="0" w:noHBand="1" w:noVBand="1"/>
      </w:tblPr>
      <w:tblGrid>
        <w:gridCol w:w="3407"/>
        <w:gridCol w:w="926"/>
        <w:gridCol w:w="926"/>
        <w:gridCol w:w="998"/>
        <w:gridCol w:w="868"/>
        <w:gridCol w:w="3164"/>
      </w:tblGrid>
      <w:tr w:rsidR="00325CF5" w:rsidRPr="00325CF5" w14:paraId="0342E8EF" w14:textId="77777777" w:rsidTr="00804800">
        <w:trPr>
          <w:trHeight w:val="300"/>
          <w:jc w:val="center"/>
        </w:trPr>
        <w:tc>
          <w:tcPr>
            <w:tcW w:w="3407"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48AFB338" w14:textId="77777777" w:rsidR="00325CF5" w:rsidRPr="00325CF5" w:rsidRDefault="00325CF5" w:rsidP="00700A20">
            <w:pPr>
              <w:pStyle w:val="TableText"/>
            </w:pPr>
            <w:r w:rsidRPr="00325CF5">
              <w:t>Variable</w:t>
            </w:r>
          </w:p>
        </w:tc>
        <w:tc>
          <w:tcPr>
            <w:tcW w:w="926"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177B3766" w14:textId="383A9332" w:rsidR="00325CF5" w:rsidRPr="00325CF5" w:rsidRDefault="00B64305" w:rsidP="00700A20">
            <w:pPr>
              <w:pStyle w:val="TableText"/>
              <w:jc w:val="center"/>
            </w:pPr>
            <w:r>
              <w:t>Beta</w:t>
            </w:r>
          </w:p>
        </w:tc>
        <w:tc>
          <w:tcPr>
            <w:tcW w:w="926"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6D09058A" w14:textId="77777777" w:rsidR="00325CF5" w:rsidRPr="00325CF5" w:rsidRDefault="00325CF5" w:rsidP="00700A20">
            <w:pPr>
              <w:pStyle w:val="TableText"/>
              <w:jc w:val="center"/>
            </w:pPr>
            <w:r w:rsidRPr="00325CF5">
              <w:t>SEM</w:t>
            </w:r>
          </w:p>
        </w:tc>
        <w:tc>
          <w:tcPr>
            <w:tcW w:w="998"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0E2675E6" w14:textId="243C7527" w:rsidR="00325CF5" w:rsidRPr="00325CF5" w:rsidRDefault="00B64305" w:rsidP="00700A20">
            <w:pPr>
              <w:pStyle w:val="TableText"/>
              <w:jc w:val="center"/>
            </w:pPr>
            <w:r>
              <w:t>Beta Std.</w:t>
            </w:r>
          </w:p>
        </w:tc>
        <w:tc>
          <w:tcPr>
            <w:tcW w:w="868"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7B01D89E" w14:textId="7FFF4FDB" w:rsidR="00325CF5" w:rsidRPr="00325CF5" w:rsidRDefault="00AE5C24" w:rsidP="00700A20">
            <w:pPr>
              <w:pStyle w:val="TableText"/>
              <w:jc w:val="center"/>
            </w:pPr>
            <w:r>
              <w:rPr>
                <w:bCs w:val="0"/>
              </w:rPr>
              <w:t>p-value</w:t>
            </w:r>
          </w:p>
        </w:tc>
        <w:tc>
          <w:tcPr>
            <w:tcW w:w="3164" w:type="dxa"/>
            <w:tcBorders>
              <w:top w:val="single" w:sz="4" w:space="0" w:color="auto"/>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10E02D9F" w14:textId="69DADDE6" w:rsidR="00325CF5" w:rsidRPr="00325CF5" w:rsidRDefault="00720225" w:rsidP="00700A20">
            <w:pPr>
              <w:pStyle w:val="TableText"/>
              <w:jc w:val="center"/>
            </w:pPr>
            <w:r>
              <w:t>Interpretation</w:t>
            </w:r>
          </w:p>
        </w:tc>
      </w:tr>
      <w:tr w:rsidR="00B64305" w:rsidRPr="00325CF5" w14:paraId="39C42107" w14:textId="77777777" w:rsidTr="00804800">
        <w:trPr>
          <w:trHeight w:val="300"/>
          <w:jc w:val="center"/>
        </w:trPr>
        <w:tc>
          <w:tcPr>
            <w:tcW w:w="3407"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8EEC6D5" w14:textId="77777777" w:rsidR="00B64305" w:rsidRPr="00325CF5" w:rsidRDefault="00B64305" w:rsidP="00700A20">
            <w:pPr>
              <w:pStyle w:val="TableText"/>
            </w:pPr>
            <w:r w:rsidRPr="00325CF5">
              <w:t>Constant</w:t>
            </w: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B4EA117" w14:textId="77777777" w:rsidR="00B64305" w:rsidRPr="00325CF5" w:rsidRDefault="00B64305" w:rsidP="00700A20">
            <w:pPr>
              <w:pStyle w:val="TableText"/>
              <w:jc w:val="center"/>
            </w:pPr>
            <w:r w:rsidRPr="00325CF5">
              <w:t>47.1</w:t>
            </w: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286B351" w14:textId="77777777" w:rsidR="00B64305" w:rsidRPr="00325CF5" w:rsidRDefault="00B64305" w:rsidP="00700A20">
            <w:pPr>
              <w:pStyle w:val="TableText"/>
              <w:jc w:val="center"/>
            </w:pPr>
            <w:r w:rsidRPr="00325CF5">
              <w:t>5.1</w:t>
            </w:r>
          </w:p>
        </w:tc>
        <w:tc>
          <w:tcPr>
            <w:tcW w:w="99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499FA9A" w14:textId="14ECDBF5" w:rsidR="00B64305" w:rsidRPr="00B64305" w:rsidRDefault="00B64305" w:rsidP="00700A20">
            <w:pPr>
              <w:pStyle w:val="TableText"/>
              <w:jc w:val="center"/>
            </w:pPr>
            <w:r w:rsidRPr="00B64305">
              <w:rPr>
                <w:rFonts w:cs="Calibri"/>
                <w:color w:val="000000"/>
              </w:rPr>
              <w:t>1.</w:t>
            </w:r>
            <w:r>
              <w:rPr>
                <w:rFonts w:cs="Calibri"/>
                <w:color w:val="000000"/>
              </w:rPr>
              <w:t>4</w:t>
            </w:r>
          </w:p>
        </w:tc>
        <w:tc>
          <w:tcPr>
            <w:tcW w:w="86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B1C06C6" w14:textId="62311BE6" w:rsidR="00B64305" w:rsidRPr="00325CF5" w:rsidRDefault="00B64305" w:rsidP="00700A20">
            <w:pPr>
              <w:pStyle w:val="TableText"/>
              <w:jc w:val="center"/>
            </w:pPr>
            <w:r w:rsidRPr="00325CF5">
              <w:t>&lt;0.0001</w:t>
            </w:r>
          </w:p>
        </w:tc>
        <w:tc>
          <w:tcPr>
            <w:tcW w:w="3164"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D3C9F9E" w14:textId="77777777" w:rsidR="00B64305" w:rsidRPr="00325CF5" w:rsidRDefault="00B64305" w:rsidP="00700A20">
            <w:pPr>
              <w:pStyle w:val="TableText"/>
              <w:jc w:val="center"/>
            </w:pPr>
          </w:p>
        </w:tc>
      </w:tr>
      <w:tr w:rsidR="0011113C" w:rsidRPr="00325CF5" w14:paraId="27B9F0E2" w14:textId="77777777" w:rsidTr="00804800">
        <w:trPr>
          <w:trHeight w:val="300"/>
          <w:jc w:val="center"/>
        </w:trPr>
        <w:tc>
          <w:tcPr>
            <w:tcW w:w="3407"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1AB786E5" w14:textId="613DC2AD" w:rsidR="0011113C" w:rsidRPr="00325CF5" w:rsidRDefault="0011113C" w:rsidP="00700A20">
            <w:pPr>
              <w:pStyle w:val="TableText"/>
            </w:pPr>
            <w:r>
              <w:t>Pharyngeal traits</w:t>
            </w: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0DBEB79E" w14:textId="77777777" w:rsidR="0011113C" w:rsidRPr="00325CF5" w:rsidRDefault="0011113C" w:rsidP="00700A20">
            <w:pPr>
              <w:pStyle w:val="TableText"/>
              <w:jc w:val="center"/>
            </w:pP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6896D341" w14:textId="77777777" w:rsidR="0011113C" w:rsidRPr="00325CF5" w:rsidRDefault="0011113C" w:rsidP="00700A20">
            <w:pPr>
              <w:pStyle w:val="TableText"/>
              <w:jc w:val="center"/>
            </w:pPr>
          </w:p>
        </w:tc>
        <w:tc>
          <w:tcPr>
            <w:tcW w:w="99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7D3360EA" w14:textId="77777777" w:rsidR="0011113C" w:rsidRPr="00B64305" w:rsidRDefault="0011113C" w:rsidP="00700A20">
            <w:pPr>
              <w:pStyle w:val="TableText"/>
              <w:jc w:val="center"/>
              <w:rPr>
                <w:rFonts w:cs="Calibri"/>
                <w:color w:val="000000"/>
              </w:rPr>
            </w:pPr>
          </w:p>
        </w:tc>
        <w:tc>
          <w:tcPr>
            <w:tcW w:w="86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3719FE53" w14:textId="77777777" w:rsidR="0011113C" w:rsidRPr="00325CF5" w:rsidRDefault="0011113C" w:rsidP="00700A20">
            <w:pPr>
              <w:pStyle w:val="TableText"/>
              <w:jc w:val="center"/>
            </w:pPr>
          </w:p>
        </w:tc>
        <w:tc>
          <w:tcPr>
            <w:tcW w:w="3164"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7B3E7FCE" w14:textId="77777777" w:rsidR="0011113C" w:rsidRPr="00325CF5" w:rsidRDefault="0011113C" w:rsidP="00700A20">
            <w:pPr>
              <w:pStyle w:val="TableText"/>
              <w:jc w:val="center"/>
            </w:pPr>
          </w:p>
        </w:tc>
      </w:tr>
      <w:tr w:rsidR="004734C1" w:rsidRPr="00325CF5" w14:paraId="541FF4D2" w14:textId="77777777" w:rsidTr="00804800">
        <w:trPr>
          <w:trHeight w:val="300"/>
          <w:jc w:val="center"/>
        </w:trPr>
        <w:tc>
          <w:tcPr>
            <w:tcW w:w="3407"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3AE60BF3" w14:textId="1DF757D1" w:rsidR="004734C1" w:rsidRPr="00325CF5" w:rsidRDefault="004734C1" w:rsidP="00700A20">
            <w:pPr>
              <w:pStyle w:val="TableText"/>
              <w:ind w:left="360"/>
              <w:rPr>
                <w:i/>
              </w:rPr>
            </w:pPr>
            <w:r w:rsidRPr="00325CF5">
              <w:t>V</w:t>
            </w:r>
            <w:r w:rsidR="00AF7AE1" w:rsidRPr="00AF7AE1">
              <w:rPr>
                <w:vertAlign w:val="subscript"/>
              </w:rPr>
              <w:t>PASSIVE</w:t>
            </w: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26652FDD" w14:textId="78D53FD6" w:rsidR="004734C1" w:rsidRPr="00325CF5" w:rsidRDefault="004734C1" w:rsidP="00700A20">
            <w:pPr>
              <w:pStyle w:val="TableText"/>
              <w:jc w:val="center"/>
            </w:pPr>
            <w:r w:rsidRPr="00325CF5">
              <w:t>-0.771</w:t>
            </w:r>
          </w:p>
        </w:tc>
        <w:tc>
          <w:tcPr>
            <w:tcW w:w="926"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12E9E8CF" w14:textId="27FEF758" w:rsidR="004734C1" w:rsidRPr="00325CF5" w:rsidRDefault="004734C1" w:rsidP="00700A20">
            <w:pPr>
              <w:pStyle w:val="TableText"/>
              <w:jc w:val="center"/>
            </w:pPr>
            <w:r w:rsidRPr="00325CF5">
              <w:t>0.325</w:t>
            </w:r>
          </w:p>
        </w:tc>
        <w:tc>
          <w:tcPr>
            <w:tcW w:w="99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32951787" w14:textId="7B63B585" w:rsidR="004734C1" w:rsidRPr="00B64305" w:rsidRDefault="004734C1" w:rsidP="00700A20">
            <w:pPr>
              <w:pStyle w:val="TableText"/>
              <w:jc w:val="center"/>
            </w:pPr>
            <w:r w:rsidRPr="00B64305">
              <w:rPr>
                <w:rFonts w:cs="Calibri"/>
                <w:color w:val="000000"/>
              </w:rPr>
              <w:t>-0.47</w:t>
            </w:r>
          </w:p>
        </w:tc>
        <w:tc>
          <w:tcPr>
            <w:tcW w:w="868" w:type="dxa"/>
            <w:tcBorders>
              <w:top w:val="single" w:sz="4" w:space="0" w:color="auto"/>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tcPr>
          <w:p w14:paraId="1CB47714" w14:textId="3B37A541" w:rsidR="004734C1" w:rsidRPr="00325CF5" w:rsidRDefault="004734C1" w:rsidP="00700A20">
            <w:pPr>
              <w:pStyle w:val="TableText"/>
              <w:jc w:val="center"/>
            </w:pPr>
            <w:r w:rsidRPr="00325CF5">
              <w:t>0.02</w:t>
            </w:r>
          </w:p>
        </w:tc>
        <w:tc>
          <w:tcPr>
            <w:tcW w:w="3164" w:type="dxa"/>
            <w:vMerge w:val="restart"/>
            <w:tcBorders>
              <w:top w:val="single" w:sz="4" w:space="0" w:color="auto"/>
              <w:left w:val="single" w:sz="8" w:space="0" w:color="FFFFFF"/>
              <w:right w:val="single" w:sz="8" w:space="0" w:color="FFFFFF"/>
            </w:tcBorders>
            <w:shd w:val="clear" w:color="auto" w:fill="auto"/>
            <w:tcMar>
              <w:top w:w="5" w:type="dxa"/>
              <w:left w:w="5" w:type="dxa"/>
              <w:bottom w:w="0" w:type="dxa"/>
              <w:right w:w="5" w:type="dxa"/>
            </w:tcMar>
            <w:vAlign w:val="center"/>
          </w:tcPr>
          <w:p w14:paraId="5248F65B" w14:textId="425B1E16" w:rsidR="004734C1" w:rsidRPr="00325CF5" w:rsidRDefault="003F1379" w:rsidP="007A235E">
            <w:pPr>
              <w:pStyle w:val="TableText"/>
            </w:pPr>
            <w:r>
              <w:t>Not s</w:t>
            </w:r>
            <w:r w:rsidR="004734C1" w:rsidRPr="00325CF5">
              <w:t xml:space="preserve">evere </w:t>
            </w:r>
            <w:r>
              <w:t>and</w:t>
            </w:r>
            <w:r w:rsidR="00C3002B">
              <w:t xml:space="preserve"> </w:t>
            </w:r>
            <w:r>
              <w:t xml:space="preserve">not </w:t>
            </w:r>
            <w:r w:rsidR="00C3002B">
              <w:t>mild</w:t>
            </w:r>
            <w:r w:rsidR="004734C1">
              <w:t xml:space="preserve"> collapsibility</w:t>
            </w:r>
            <w:r w:rsidR="00C3002B">
              <w:t xml:space="preserve"> </w:t>
            </w:r>
            <w:r w:rsidR="00720225">
              <w:t>→</w:t>
            </w:r>
            <w:r w:rsidR="00AE5C24">
              <w:t xml:space="preserve"> </w:t>
            </w:r>
            <w:r>
              <w:t>Success</w:t>
            </w:r>
          </w:p>
        </w:tc>
      </w:tr>
      <w:tr w:rsidR="004734C1" w:rsidRPr="00325CF5" w14:paraId="58307EFC" w14:textId="77777777" w:rsidTr="00804800">
        <w:trPr>
          <w:trHeight w:val="300"/>
          <w:jc w:val="center"/>
        </w:trPr>
        <w:tc>
          <w:tcPr>
            <w:tcW w:w="3407" w:type="dxa"/>
            <w:tcBorders>
              <w:top w:val="single" w:sz="8" w:space="0" w:color="FFFFFF"/>
              <w:left w:val="single" w:sz="8" w:space="0" w:color="FFFFFF"/>
              <w:right w:val="single" w:sz="8" w:space="0" w:color="FFFFFF"/>
            </w:tcBorders>
            <w:shd w:val="clear" w:color="auto" w:fill="auto"/>
            <w:tcMar>
              <w:top w:w="5" w:type="dxa"/>
              <w:left w:w="5" w:type="dxa"/>
              <w:bottom w:w="0" w:type="dxa"/>
              <w:right w:w="5" w:type="dxa"/>
            </w:tcMar>
            <w:vAlign w:val="center"/>
          </w:tcPr>
          <w:p w14:paraId="3433DEF6" w14:textId="3CC871E7" w:rsidR="004734C1" w:rsidRPr="00325CF5" w:rsidRDefault="004734C1" w:rsidP="00700A20">
            <w:pPr>
              <w:pStyle w:val="TableText"/>
              <w:ind w:left="360"/>
            </w:pPr>
            <w:r w:rsidRPr="00325CF5">
              <w:t>V</w:t>
            </w:r>
            <w:r w:rsidR="00AF7AE1" w:rsidRPr="00AF7AE1">
              <w:rPr>
                <w:vertAlign w:val="subscript"/>
              </w:rPr>
              <w:t>PASSIVE</w:t>
            </w:r>
            <w:r w:rsidRPr="00325CF5">
              <w:rPr>
                <w:vertAlign w:val="superscript"/>
              </w:rPr>
              <w:t>2</w:t>
            </w:r>
          </w:p>
        </w:tc>
        <w:tc>
          <w:tcPr>
            <w:tcW w:w="926" w:type="dxa"/>
            <w:tcBorders>
              <w:top w:val="single" w:sz="8" w:space="0" w:color="FFFFFF"/>
              <w:left w:val="single" w:sz="8" w:space="0" w:color="FFFFFF"/>
              <w:right w:val="single" w:sz="8" w:space="0" w:color="FFFFFF"/>
            </w:tcBorders>
            <w:shd w:val="clear" w:color="auto" w:fill="auto"/>
            <w:tcMar>
              <w:top w:w="5" w:type="dxa"/>
              <w:left w:w="5" w:type="dxa"/>
              <w:bottom w:w="0" w:type="dxa"/>
              <w:right w:w="5" w:type="dxa"/>
            </w:tcMar>
            <w:vAlign w:val="center"/>
          </w:tcPr>
          <w:p w14:paraId="44FD5FE7" w14:textId="7AB4A204" w:rsidR="004734C1" w:rsidRPr="00325CF5" w:rsidRDefault="004734C1" w:rsidP="00700A20">
            <w:pPr>
              <w:pStyle w:val="TableText"/>
              <w:jc w:val="center"/>
            </w:pPr>
            <w:r w:rsidRPr="00325CF5">
              <w:t>-0.0293</w:t>
            </w:r>
          </w:p>
        </w:tc>
        <w:tc>
          <w:tcPr>
            <w:tcW w:w="926" w:type="dxa"/>
            <w:tcBorders>
              <w:top w:val="single" w:sz="8" w:space="0" w:color="FFFFFF"/>
              <w:left w:val="single" w:sz="8" w:space="0" w:color="FFFFFF"/>
              <w:right w:val="single" w:sz="8" w:space="0" w:color="FFFFFF"/>
            </w:tcBorders>
            <w:shd w:val="clear" w:color="auto" w:fill="auto"/>
            <w:tcMar>
              <w:top w:w="5" w:type="dxa"/>
              <w:left w:w="5" w:type="dxa"/>
              <w:bottom w:w="0" w:type="dxa"/>
              <w:right w:w="5" w:type="dxa"/>
            </w:tcMar>
            <w:vAlign w:val="center"/>
          </w:tcPr>
          <w:p w14:paraId="47550745" w14:textId="7EB87932" w:rsidR="004734C1" w:rsidRPr="00325CF5" w:rsidRDefault="004734C1" w:rsidP="00700A20">
            <w:pPr>
              <w:pStyle w:val="TableText"/>
              <w:jc w:val="center"/>
            </w:pPr>
            <w:r w:rsidRPr="00325CF5">
              <w:t>0.0095</w:t>
            </w:r>
          </w:p>
        </w:tc>
        <w:tc>
          <w:tcPr>
            <w:tcW w:w="998" w:type="dxa"/>
            <w:tcBorders>
              <w:top w:val="single" w:sz="8" w:space="0" w:color="FFFFFF"/>
              <w:left w:val="single" w:sz="8" w:space="0" w:color="FFFFFF"/>
              <w:right w:val="single" w:sz="8" w:space="0" w:color="FFFFFF"/>
            </w:tcBorders>
            <w:shd w:val="clear" w:color="auto" w:fill="auto"/>
            <w:tcMar>
              <w:top w:w="5" w:type="dxa"/>
              <w:left w:w="5" w:type="dxa"/>
              <w:bottom w:w="0" w:type="dxa"/>
              <w:right w:w="5" w:type="dxa"/>
            </w:tcMar>
            <w:vAlign w:val="center"/>
          </w:tcPr>
          <w:p w14:paraId="2404C08E" w14:textId="060E7C36" w:rsidR="004734C1" w:rsidRPr="00B64305" w:rsidRDefault="004734C1" w:rsidP="00700A20">
            <w:pPr>
              <w:pStyle w:val="TableText"/>
              <w:jc w:val="center"/>
            </w:pPr>
            <w:r w:rsidRPr="00B64305">
              <w:rPr>
                <w:rFonts w:cs="Calibri"/>
                <w:color w:val="000000"/>
              </w:rPr>
              <w:t>-1.</w:t>
            </w:r>
            <w:r>
              <w:rPr>
                <w:rFonts w:cs="Calibri"/>
                <w:color w:val="000000"/>
              </w:rPr>
              <w:t>1</w:t>
            </w:r>
          </w:p>
        </w:tc>
        <w:tc>
          <w:tcPr>
            <w:tcW w:w="868" w:type="dxa"/>
            <w:tcBorders>
              <w:top w:val="single" w:sz="8" w:space="0" w:color="FFFFFF"/>
              <w:left w:val="single" w:sz="8" w:space="0" w:color="FFFFFF"/>
              <w:right w:val="single" w:sz="8" w:space="0" w:color="FFFFFF"/>
            </w:tcBorders>
            <w:shd w:val="clear" w:color="auto" w:fill="auto"/>
            <w:tcMar>
              <w:top w:w="5" w:type="dxa"/>
              <w:left w:w="5" w:type="dxa"/>
              <w:bottom w:w="0" w:type="dxa"/>
              <w:right w:w="5" w:type="dxa"/>
            </w:tcMar>
            <w:vAlign w:val="center"/>
          </w:tcPr>
          <w:p w14:paraId="49C593B4" w14:textId="74BFDFA2" w:rsidR="004734C1" w:rsidRPr="00325CF5" w:rsidRDefault="004734C1" w:rsidP="00700A20">
            <w:pPr>
              <w:pStyle w:val="TableText"/>
              <w:jc w:val="center"/>
            </w:pPr>
            <w:r w:rsidRPr="00325CF5">
              <w:t>0.003</w:t>
            </w:r>
          </w:p>
        </w:tc>
        <w:tc>
          <w:tcPr>
            <w:tcW w:w="3164" w:type="dxa"/>
            <w:vMerge/>
            <w:tcBorders>
              <w:left w:val="single" w:sz="8" w:space="0" w:color="FFFFFF"/>
              <w:right w:val="single" w:sz="8" w:space="0" w:color="FFFFFF"/>
            </w:tcBorders>
            <w:shd w:val="clear" w:color="auto" w:fill="auto"/>
            <w:tcMar>
              <w:top w:w="5" w:type="dxa"/>
              <w:left w:w="5" w:type="dxa"/>
              <w:bottom w:w="0" w:type="dxa"/>
              <w:right w:w="5" w:type="dxa"/>
            </w:tcMar>
            <w:vAlign w:val="center"/>
            <w:hideMark/>
          </w:tcPr>
          <w:p w14:paraId="3BC037FB" w14:textId="5A9A252D" w:rsidR="004734C1" w:rsidRPr="00325CF5" w:rsidRDefault="004734C1" w:rsidP="007A235E">
            <w:pPr>
              <w:pStyle w:val="TableText"/>
            </w:pPr>
          </w:p>
        </w:tc>
      </w:tr>
      <w:tr w:rsidR="0011113C" w:rsidRPr="00325CF5" w14:paraId="05118951" w14:textId="77777777" w:rsidTr="00804800">
        <w:trPr>
          <w:trHeight w:val="300"/>
          <w:jc w:val="center"/>
        </w:trPr>
        <w:tc>
          <w:tcPr>
            <w:tcW w:w="3407" w:type="dxa"/>
            <w:shd w:val="clear" w:color="auto" w:fill="auto"/>
            <w:tcMar>
              <w:top w:w="5" w:type="dxa"/>
              <w:left w:w="5" w:type="dxa"/>
              <w:bottom w:w="0" w:type="dxa"/>
              <w:right w:w="5" w:type="dxa"/>
            </w:tcMar>
            <w:vAlign w:val="center"/>
            <w:hideMark/>
          </w:tcPr>
          <w:p w14:paraId="5D1CF801" w14:textId="77777777" w:rsidR="0011113C" w:rsidRPr="00325CF5" w:rsidRDefault="0011113C" w:rsidP="00303AA7">
            <w:pPr>
              <w:pStyle w:val="TableText"/>
              <w:ind w:left="360"/>
            </w:pPr>
            <w:r w:rsidRPr="00325CF5">
              <w:t>Compensation</w:t>
            </w:r>
            <w:r w:rsidRPr="00325CF5">
              <w:rPr>
                <w:vertAlign w:val="superscript"/>
              </w:rPr>
              <w:t>2</w:t>
            </w:r>
          </w:p>
        </w:tc>
        <w:tc>
          <w:tcPr>
            <w:tcW w:w="926" w:type="dxa"/>
            <w:shd w:val="clear" w:color="auto" w:fill="auto"/>
            <w:tcMar>
              <w:top w:w="5" w:type="dxa"/>
              <w:left w:w="5" w:type="dxa"/>
              <w:bottom w:w="0" w:type="dxa"/>
              <w:right w:w="5" w:type="dxa"/>
            </w:tcMar>
            <w:vAlign w:val="center"/>
            <w:hideMark/>
          </w:tcPr>
          <w:p w14:paraId="3B6329A9" w14:textId="77777777" w:rsidR="0011113C" w:rsidRPr="00325CF5" w:rsidRDefault="0011113C" w:rsidP="00303AA7">
            <w:pPr>
              <w:pStyle w:val="TableText"/>
              <w:jc w:val="center"/>
            </w:pPr>
            <w:r w:rsidRPr="00325CF5">
              <w:t>0.0215</w:t>
            </w:r>
          </w:p>
        </w:tc>
        <w:tc>
          <w:tcPr>
            <w:tcW w:w="926" w:type="dxa"/>
            <w:shd w:val="clear" w:color="auto" w:fill="auto"/>
            <w:tcMar>
              <w:top w:w="5" w:type="dxa"/>
              <w:left w:w="5" w:type="dxa"/>
              <w:bottom w:w="0" w:type="dxa"/>
              <w:right w:w="5" w:type="dxa"/>
            </w:tcMar>
            <w:vAlign w:val="center"/>
            <w:hideMark/>
          </w:tcPr>
          <w:p w14:paraId="6642166D" w14:textId="77777777" w:rsidR="0011113C" w:rsidRPr="00325CF5" w:rsidRDefault="0011113C" w:rsidP="00303AA7">
            <w:pPr>
              <w:pStyle w:val="TableText"/>
              <w:jc w:val="center"/>
            </w:pPr>
            <w:r w:rsidRPr="00325CF5">
              <w:t>0.0067</w:t>
            </w:r>
          </w:p>
        </w:tc>
        <w:tc>
          <w:tcPr>
            <w:tcW w:w="998" w:type="dxa"/>
            <w:shd w:val="clear" w:color="auto" w:fill="auto"/>
            <w:tcMar>
              <w:top w:w="5" w:type="dxa"/>
              <w:left w:w="5" w:type="dxa"/>
              <w:bottom w:w="0" w:type="dxa"/>
              <w:right w:w="5" w:type="dxa"/>
            </w:tcMar>
            <w:vAlign w:val="center"/>
            <w:hideMark/>
          </w:tcPr>
          <w:p w14:paraId="1063523B" w14:textId="77777777" w:rsidR="0011113C" w:rsidRPr="00B64305" w:rsidRDefault="0011113C" w:rsidP="00303AA7">
            <w:pPr>
              <w:pStyle w:val="TableText"/>
              <w:jc w:val="center"/>
            </w:pPr>
            <w:r w:rsidRPr="00B64305">
              <w:rPr>
                <w:rFonts w:cs="Calibri"/>
                <w:color w:val="000000"/>
              </w:rPr>
              <w:t>0.94</w:t>
            </w:r>
          </w:p>
        </w:tc>
        <w:tc>
          <w:tcPr>
            <w:tcW w:w="868" w:type="dxa"/>
            <w:shd w:val="clear" w:color="auto" w:fill="auto"/>
            <w:tcMar>
              <w:top w:w="5" w:type="dxa"/>
              <w:left w:w="5" w:type="dxa"/>
              <w:bottom w:w="0" w:type="dxa"/>
              <w:right w:w="5" w:type="dxa"/>
            </w:tcMar>
            <w:vAlign w:val="center"/>
            <w:hideMark/>
          </w:tcPr>
          <w:p w14:paraId="4D5653DC" w14:textId="77777777" w:rsidR="0011113C" w:rsidRPr="00325CF5" w:rsidRDefault="0011113C" w:rsidP="00303AA7">
            <w:pPr>
              <w:pStyle w:val="TableText"/>
              <w:jc w:val="center"/>
            </w:pPr>
            <w:r w:rsidRPr="00325CF5">
              <w:t>0.002</w:t>
            </w:r>
          </w:p>
        </w:tc>
        <w:tc>
          <w:tcPr>
            <w:tcW w:w="3164" w:type="dxa"/>
            <w:vMerge w:val="restart"/>
            <w:shd w:val="clear" w:color="auto" w:fill="auto"/>
            <w:tcMar>
              <w:top w:w="5" w:type="dxa"/>
              <w:left w:w="5" w:type="dxa"/>
              <w:bottom w:w="0" w:type="dxa"/>
              <w:right w:w="5" w:type="dxa"/>
            </w:tcMar>
            <w:vAlign w:val="center"/>
            <w:hideMark/>
          </w:tcPr>
          <w:p w14:paraId="03DC0222" w14:textId="2C6F3BF0" w:rsidR="0011113C" w:rsidRDefault="0011113C" w:rsidP="007A235E">
            <w:pPr>
              <w:pStyle w:val="TableText"/>
            </w:pPr>
            <w:r>
              <w:t>Higher compensation →</w:t>
            </w:r>
            <w:r w:rsidR="00AE5C24">
              <w:t xml:space="preserve"> </w:t>
            </w:r>
            <w:r>
              <w:t>Failure</w:t>
            </w:r>
          </w:p>
          <w:p w14:paraId="2A4A7259" w14:textId="77777777" w:rsidR="0011113C" w:rsidRPr="00325CF5" w:rsidRDefault="0011113C" w:rsidP="007A235E">
            <w:pPr>
              <w:pStyle w:val="TableText"/>
            </w:pPr>
            <w:r>
              <w:t>particularly when arousal threshold is low or response to arousal</w:t>
            </w:r>
            <w:r w:rsidDel="0011113C">
              <w:t xml:space="preserve"> </w:t>
            </w:r>
            <w:r>
              <w:t>is high</w:t>
            </w:r>
          </w:p>
        </w:tc>
      </w:tr>
      <w:tr w:rsidR="0011113C" w:rsidRPr="00325CF5" w14:paraId="38BB4A90" w14:textId="77777777" w:rsidTr="00804800">
        <w:trPr>
          <w:trHeight w:val="300"/>
          <w:jc w:val="center"/>
        </w:trPr>
        <w:tc>
          <w:tcPr>
            <w:tcW w:w="3407" w:type="dxa"/>
            <w:shd w:val="clear" w:color="auto" w:fill="auto"/>
            <w:tcMar>
              <w:top w:w="5" w:type="dxa"/>
              <w:left w:w="5" w:type="dxa"/>
              <w:bottom w:w="0" w:type="dxa"/>
              <w:right w:w="5" w:type="dxa"/>
            </w:tcMar>
            <w:vAlign w:val="center"/>
            <w:hideMark/>
          </w:tcPr>
          <w:p w14:paraId="0CCD98C2" w14:textId="77777777" w:rsidR="0011113C" w:rsidRPr="00325CF5" w:rsidRDefault="0011113C" w:rsidP="00303AA7">
            <w:pPr>
              <w:pStyle w:val="TableText"/>
              <w:ind w:left="360"/>
            </w:pPr>
            <w:r>
              <w:t xml:space="preserve">Compensation x </w:t>
            </w:r>
            <w:r w:rsidRPr="00325CF5">
              <w:t xml:space="preserve">Arousal threshold </w:t>
            </w:r>
          </w:p>
        </w:tc>
        <w:tc>
          <w:tcPr>
            <w:tcW w:w="926" w:type="dxa"/>
            <w:shd w:val="clear" w:color="auto" w:fill="auto"/>
            <w:tcMar>
              <w:top w:w="5" w:type="dxa"/>
              <w:left w:w="5" w:type="dxa"/>
              <w:bottom w:w="0" w:type="dxa"/>
              <w:right w:w="5" w:type="dxa"/>
            </w:tcMar>
            <w:vAlign w:val="center"/>
            <w:hideMark/>
          </w:tcPr>
          <w:p w14:paraId="466A0405" w14:textId="77777777" w:rsidR="0011113C" w:rsidRPr="00325CF5" w:rsidRDefault="0011113C" w:rsidP="00303AA7">
            <w:pPr>
              <w:pStyle w:val="TableText"/>
              <w:jc w:val="center"/>
            </w:pPr>
            <w:r w:rsidRPr="00325CF5">
              <w:t>0.0486</w:t>
            </w:r>
          </w:p>
        </w:tc>
        <w:tc>
          <w:tcPr>
            <w:tcW w:w="926" w:type="dxa"/>
            <w:shd w:val="clear" w:color="auto" w:fill="auto"/>
            <w:tcMar>
              <w:top w:w="5" w:type="dxa"/>
              <w:left w:w="5" w:type="dxa"/>
              <w:bottom w:w="0" w:type="dxa"/>
              <w:right w:w="5" w:type="dxa"/>
            </w:tcMar>
            <w:vAlign w:val="center"/>
            <w:hideMark/>
          </w:tcPr>
          <w:p w14:paraId="6C2920D6" w14:textId="77777777" w:rsidR="0011113C" w:rsidRPr="00325CF5" w:rsidRDefault="0011113C" w:rsidP="00303AA7">
            <w:pPr>
              <w:pStyle w:val="TableText"/>
              <w:jc w:val="center"/>
            </w:pPr>
            <w:r w:rsidRPr="00325CF5">
              <w:t>0.0107</w:t>
            </w:r>
          </w:p>
        </w:tc>
        <w:tc>
          <w:tcPr>
            <w:tcW w:w="998" w:type="dxa"/>
            <w:shd w:val="clear" w:color="auto" w:fill="auto"/>
            <w:tcMar>
              <w:top w:w="5" w:type="dxa"/>
              <w:left w:w="5" w:type="dxa"/>
              <w:bottom w:w="0" w:type="dxa"/>
              <w:right w:w="5" w:type="dxa"/>
            </w:tcMar>
            <w:vAlign w:val="center"/>
            <w:hideMark/>
          </w:tcPr>
          <w:p w14:paraId="00DD969A" w14:textId="77777777" w:rsidR="0011113C" w:rsidRPr="00B64305" w:rsidRDefault="0011113C" w:rsidP="00303AA7">
            <w:pPr>
              <w:pStyle w:val="TableText"/>
              <w:jc w:val="center"/>
            </w:pPr>
            <w:r w:rsidRPr="00B64305">
              <w:rPr>
                <w:rFonts w:cs="Calibri"/>
                <w:color w:val="000000"/>
              </w:rPr>
              <w:t>1.4</w:t>
            </w:r>
          </w:p>
        </w:tc>
        <w:tc>
          <w:tcPr>
            <w:tcW w:w="868" w:type="dxa"/>
            <w:shd w:val="clear" w:color="auto" w:fill="auto"/>
            <w:tcMar>
              <w:top w:w="5" w:type="dxa"/>
              <w:left w:w="5" w:type="dxa"/>
              <w:bottom w:w="0" w:type="dxa"/>
              <w:right w:w="5" w:type="dxa"/>
            </w:tcMar>
            <w:vAlign w:val="center"/>
            <w:hideMark/>
          </w:tcPr>
          <w:p w14:paraId="4FE731F0" w14:textId="77777777" w:rsidR="0011113C" w:rsidRPr="00325CF5" w:rsidRDefault="0011113C" w:rsidP="00303AA7">
            <w:pPr>
              <w:pStyle w:val="TableText"/>
              <w:jc w:val="center"/>
            </w:pPr>
            <w:r>
              <w:t>&lt;</w:t>
            </w:r>
            <w:r w:rsidRPr="00325CF5">
              <w:t>0.000</w:t>
            </w:r>
            <w:r>
              <w:t>1</w:t>
            </w:r>
          </w:p>
        </w:tc>
        <w:tc>
          <w:tcPr>
            <w:tcW w:w="3164" w:type="dxa"/>
            <w:vMerge/>
            <w:shd w:val="clear" w:color="auto" w:fill="auto"/>
            <w:vAlign w:val="center"/>
            <w:hideMark/>
          </w:tcPr>
          <w:p w14:paraId="7373B387" w14:textId="77777777" w:rsidR="0011113C" w:rsidRPr="00325CF5" w:rsidRDefault="0011113C" w:rsidP="007A235E">
            <w:pPr>
              <w:pStyle w:val="TableText"/>
            </w:pPr>
          </w:p>
        </w:tc>
      </w:tr>
      <w:tr w:rsidR="0011113C" w:rsidRPr="00325CF5" w14:paraId="03366839" w14:textId="77777777" w:rsidTr="00804800">
        <w:trPr>
          <w:trHeight w:val="300"/>
          <w:jc w:val="center"/>
        </w:trPr>
        <w:tc>
          <w:tcPr>
            <w:tcW w:w="3407" w:type="dxa"/>
            <w:shd w:val="clear" w:color="auto" w:fill="auto"/>
            <w:tcMar>
              <w:top w:w="5" w:type="dxa"/>
              <w:left w:w="5" w:type="dxa"/>
              <w:bottom w:w="0" w:type="dxa"/>
              <w:right w:w="5" w:type="dxa"/>
            </w:tcMar>
            <w:vAlign w:val="center"/>
            <w:hideMark/>
          </w:tcPr>
          <w:p w14:paraId="04284E5B" w14:textId="77777777" w:rsidR="0011113C" w:rsidRPr="00325CF5" w:rsidRDefault="0011113C" w:rsidP="00303AA7">
            <w:pPr>
              <w:pStyle w:val="TableText"/>
              <w:ind w:left="360"/>
            </w:pPr>
            <w:r w:rsidRPr="00325CF5">
              <w:t>Compensation</w:t>
            </w:r>
            <w:r>
              <w:t xml:space="preserve"> </w:t>
            </w:r>
            <w:r w:rsidRPr="00325CF5">
              <w:t xml:space="preserve">x </w:t>
            </w:r>
            <w:r>
              <w:t>Response to arousal</w:t>
            </w:r>
            <w:r w:rsidRPr="00325CF5">
              <w:t xml:space="preserve"> </w:t>
            </w:r>
          </w:p>
        </w:tc>
        <w:tc>
          <w:tcPr>
            <w:tcW w:w="926" w:type="dxa"/>
            <w:shd w:val="clear" w:color="auto" w:fill="auto"/>
            <w:tcMar>
              <w:top w:w="5" w:type="dxa"/>
              <w:left w:w="5" w:type="dxa"/>
              <w:bottom w:w="0" w:type="dxa"/>
              <w:right w:w="5" w:type="dxa"/>
            </w:tcMar>
            <w:vAlign w:val="center"/>
            <w:hideMark/>
          </w:tcPr>
          <w:p w14:paraId="1952BCF2" w14:textId="77777777" w:rsidR="0011113C" w:rsidRPr="00325CF5" w:rsidRDefault="0011113C" w:rsidP="00303AA7">
            <w:pPr>
              <w:pStyle w:val="TableText"/>
              <w:jc w:val="center"/>
            </w:pPr>
            <w:r w:rsidRPr="00325CF5">
              <w:t>-0.0171</w:t>
            </w:r>
          </w:p>
        </w:tc>
        <w:tc>
          <w:tcPr>
            <w:tcW w:w="926" w:type="dxa"/>
            <w:shd w:val="clear" w:color="auto" w:fill="auto"/>
            <w:tcMar>
              <w:top w:w="5" w:type="dxa"/>
              <w:left w:w="5" w:type="dxa"/>
              <w:bottom w:w="0" w:type="dxa"/>
              <w:right w:w="5" w:type="dxa"/>
            </w:tcMar>
            <w:vAlign w:val="center"/>
            <w:hideMark/>
          </w:tcPr>
          <w:p w14:paraId="1627591F" w14:textId="77777777" w:rsidR="0011113C" w:rsidRPr="00325CF5" w:rsidRDefault="0011113C" w:rsidP="00303AA7">
            <w:pPr>
              <w:pStyle w:val="TableText"/>
              <w:jc w:val="center"/>
            </w:pPr>
            <w:r w:rsidRPr="00325CF5">
              <w:t>0.0064</w:t>
            </w:r>
          </w:p>
        </w:tc>
        <w:tc>
          <w:tcPr>
            <w:tcW w:w="998" w:type="dxa"/>
            <w:shd w:val="clear" w:color="auto" w:fill="auto"/>
            <w:tcMar>
              <w:top w:w="5" w:type="dxa"/>
              <w:left w:w="5" w:type="dxa"/>
              <w:bottom w:w="0" w:type="dxa"/>
              <w:right w:w="5" w:type="dxa"/>
            </w:tcMar>
            <w:vAlign w:val="center"/>
            <w:hideMark/>
          </w:tcPr>
          <w:p w14:paraId="7E92BF7E" w14:textId="77777777" w:rsidR="0011113C" w:rsidRPr="00B64305" w:rsidRDefault="0011113C" w:rsidP="00303AA7">
            <w:pPr>
              <w:pStyle w:val="TableText"/>
              <w:jc w:val="center"/>
            </w:pPr>
            <w:r w:rsidRPr="00B64305">
              <w:rPr>
                <w:rFonts w:cs="Calibri"/>
                <w:color w:val="000000"/>
              </w:rPr>
              <w:t>-0.41</w:t>
            </w:r>
          </w:p>
        </w:tc>
        <w:tc>
          <w:tcPr>
            <w:tcW w:w="868" w:type="dxa"/>
            <w:shd w:val="clear" w:color="auto" w:fill="auto"/>
            <w:tcMar>
              <w:top w:w="5" w:type="dxa"/>
              <w:left w:w="5" w:type="dxa"/>
              <w:bottom w:w="0" w:type="dxa"/>
              <w:right w:w="5" w:type="dxa"/>
            </w:tcMar>
            <w:vAlign w:val="center"/>
            <w:hideMark/>
          </w:tcPr>
          <w:p w14:paraId="5EC93EAE" w14:textId="77777777" w:rsidR="0011113C" w:rsidRPr="00325CF5" w:rsidRDefault="0011113C" w:rsidP="00303AA7">
            <w:pPr>
              <w:pStyle w:val="TableText"/>
              <w:jc w:val="center"/>
            </w:pPr>
            <w:r w:rsidRPr="00325CF5">
              <w:t>0.009</w:t>
            </w:r>
          </w:p>
        </w:tc>
        <w:tc>
          <w:tcPr>
            <w:tcW w:w="3164" w:type="dxa"/>
            <w:vMerge/>
            <w:shd w:val="clear" w:color="auto" w:fill="auto"/>
            <w:vAlign w:val="center"/>
            <w:hideMark/>
          </w:tcPr>
          <w:p w14:paraId="6976876E" w14:textId="77777777" w:rsidR="0011113C" w:rsidRPr="00325CF5" w:rsidRDefault="0011113C" w:rsidP="007A235E">
            <w:pPr>
              <w:pStyle w:val="TableText"/>
            </w:pPr>
          </w:p>
        </w:tc>
      </w:tr>
      <w:tr w:rsidR="0011113C" w:rsidRPr="00325CF5" w14:paraId="6E9930E4" w14:textId="77777777" w:rsidTr="00804800">
        <w:trPr>
          <w:trHeight w:val="300"/>
          <w:jc w:val="center"/>
        </w:trPr>
        <w:tc>
          <w:tcPr>
            <w:tcW w:w="3407" w:type="dxa"/>
            <w:tcBorders>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tcPr>
          <w:p w14:paraId="6040D91F" w14:textId="2D802E75" w:rsidR="0011113C" w:rsidRPr="00325CF5" w:rsidRDefault="0011113C" w:rsidP="008368A6">
            <w:pPr>
              <w:pStyle w:val="TableText"/>
            </w:pPr>
            <w:r>
              <w:t>Non-pharyngeal traits</w:t>
            </w:r>
          </w:p>
        </w:tc>
        <w:tc>
          <w:tcPr>
            <w:tcW w:w="926" w:type="dxa"/>
            <w:tcBorders>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tcPr>
          <w:p w14:paraId="32D67200" w14:textId="77777777" w:rsidR="0011113C" w:rsidRPr="00325CF5" w:rsidRDefault="0011113C" w:rsidP="00303AA7">
            <w:pPr>
              <w:pStyle w:val="TableText"/>
              <w:jc w:val="center"/>
            </w:pPr>
          </w:p>
        </w:tc>
        <w:tc>
          <w:tcPr>
            <w:tcW w:w="926" w:type="dxa"/>
            <w:tcBorders>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tcPr>
          <w:p w14:paraId="67E02784" w14:textId="77777777" w:rsidR="0011113C" w:rsidRPr="00325CF5" w:rsidRDefault="0011113C" w:rsidP="00303AA7">
            <w:pPr>
              <w:pStyle w:val="TableText"/>
              <w:jc w:val="center"/>
            </w:pPr>
          </w:p>
        </w:tc>
        <w:tc>
          <w:tcPr>
            <w:tcW w:w="998" w:type="dxa"/>
            <w:tcBorders>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tcPr>
          <w:p w14:paraId="1D58D1AA" w14:textId="77777777" w:rsidR="0011113C" w:rsidRPr="00B64305" w:rsidRDefault="0011113C" w:rsidP="00303AA7">
            <w:pPr>
              <w:pStyle w:val="TableText"/>
              <w:jc w:val="center"/>
              <w:rPr>
                <w:rFonts w:cs="Calibri"/>
                <w:color w:val="000000"/>
              </w:rPr>
            </w:pPr>
          </w:p>
        </w:tc>
        <w:tc>
          <w:tcPr>
            <w:tcW w:w="868" w:type="dxa"/>
            <w:tcBorders>
              <w:left w:val="single" w:sz="8" w:space="0" w:color="FFFFFF"/>
              <w:bottom w:val="single" w:sz="4" w:space="0" w:color="auto"/>
            </w:tcBorders>
            <w:shd w:val="clear" w:color="auto" w:fill="auto"/>
            <w:tcMar>
              <w:top w:w="5" w:type="dxa"/>
              <w:left w:w="5" w:type="dxa"/>
              <w:bottom w:w="0" w:type="dxa"/>
              <w:right w:w="5" w:type="dxa"/>
            </w:tcMar>
            <w:vAlign w:val="center"/>
          </w:tcPr>
          <w:p w14:paraId="73703102" w14:textId="77777777" w:rsidR="0011113C" w:rsidRPr="00325CF5" w:rsidRDefault="0011113C" w:rsidP="00303AA7">
            <w:pPr>
              <w:pStyle w:val="TableText"/>
              <w:jc w:val="center"/>
            </w:pPr>
          </w:p>
        </w:tc>
        <w:tc>
          <w:tcPr>
            <w:tcW w:w="3164" w:type="dxa"/>
            <w:tcBorders>
              <w:bottom w:val="single" w:sz="4" w:space="0" w:color="auto"/>
            </w:tcBorders>
            <w:shd w:val="clear" w:color="auto" w:fill="auto"/>
            <w:vAlign w:val="center"/>
          </w:tcPr>
          <w:p w14:paraId="32151A28" w14:textId="77777777" w:rsidR="0011113C" w:rsidRPr="00325CF5" w:rsidRDefault="0011113C" w:rsidP="00E542D8">
            <w:pPr>
              <w:pStyle w:val="TableText"/>
            </w:pPr>
          </w:p>
        </w:tc>
      </w:tr>
      <w:tr w:rsidR="004734C1" w:rsidRPr="00325CF5" w14:paraId="2BF9ECA1"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06A1BEBC" w14:textId="41B01D19" w:rsidR="004734C1" w:rsidRPr="00325CF5" w:rsidRDefault="004734C1" w:rsidP="00700A20">
            <w:pPr>
              <w:pStyle w:val="TableText"/>
              <w:ind w:left="360"/>
            </w:pPr>
            <w:r w:rsidRPr="00325CF5">
              <w:t>Loop gain</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061ED704" w14:textId="11084124" w:rsidR="004734C1" w:rsidRPr="00325CF5" w:rsidRDefault="004734C1" w:rsidP="00700A20">
            <w:pPr>
              <w:pStyle w:val="TableText"/>
              <w:jc w:val="center"/>
            </w:pPr>
            <w:r w:rsidRPr="00325CF5">
              <w:t>-11</w:t>
            </w:r>
            <w:r w:rsidR="00F004BC">
              <w:t>2</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82B7393" w14:textId="04B7BBDA" w:rsidR="004734C1" w:rsidRPr="00325CF5" w:rsidRDefault="004734C1" w:rsidP="00700A20">
            <w:pPr>
              <w:pStyle w:val="TableText"/>
              <w:jc w:val="center"/>
            </w:pPr>
            <w:r w:rsidRPr="00325CF5">
              <w:t>41</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5FDB507" w14:textId="5E22D075" w:rsidR="004734C1" w:rsidRPr="00B64305" w:rsidRDefault="004734C1" w:rsidP="00700A20">
            <w:pPr>
              <w:pStyle w:val="TableText"/>
              <w:jc w:val="center"/>
            </w:pPr>
            <w:r w:rsidRPr="00B64305">
              <w:rPr>
                <w:rFonts w:cs="Calibri"/>
                <w:color w:val="000000"/>
              </w:rPr>
              <w:t>-0.3</w:t>
            </w:r>
            <w:r>
              <w:rPr>
                <w:rFonts w:cs="Calibri"/>
                <w:color w:val="000000"/>
              </w:rPr>
              <w:t>7</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4482150A" w14:textId="77777777" w:rsidR="004734C1" w:rsidRPr="00325CF5" w:rsidRDefault="004734C1" w:rsidP="00700A20">
            <w:pPr>
              <w:pStyle w:val="TableText"/>
              <w:jc w:val="center"/>
            </w:pPr>
            <w:r w:rsidRPr="00325CF5">
              <w:t>0.008</w:t>
            </w:r>
          </w:p>
        </w:tc>
        <w:tc>
          <w:tcPr>
            <w:tcW w:w="3164" w:type="dxa"/>
            <w:vMerge w:val="restart"/>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3FFE1AA" w14:textId="3C9DF8CD" w:rsidR="004734C1" w:rsidRDefault="004734C1" w:rsidP="007A235E">
            <w:pPr>
              <w:pStyle w:val="TableText"/>
            </w:pPr>
            <w:r w:rsidRPr="00325CF5">
              <w:t>Higher loop gain</w:t>
            </w:r>
            <w:r w:rsidR="002C64DB">
              <w:t xml:space="preserve"> </w:t>
            </w:r>
            <w:r w:rsidR="00720225">
              <w:t>→</w:t>
            </w:r>
            <w:r w:rsidR="00AE5C24">
              <w:t xml:space="preserve"> </w:t>
            </w:r>
            <w:r w:rsidR="00720225">
              <w:t>Failure</w:t>
            </w:r>
          </w:p>
          <w:p w14:paraId="0F00C7B4" w14:textId="17AE4F66" w:rsidR="004734C1" w:rsidRPr="00325CF5" w:rsidRDefault="004734C1" w:rsidP="007A235E">
            <w:pPr>
              <w:pStyle w:val="TableText"/>
            </w:pPr>
            <w:r w:rsidRPr="00325CF5">
              <w:t xml:space="preserve">particularly when </w:t>
            </w:r>
            <w:r>
              <w:t>compensation</w:t>
            </w:r>
            <w:r w:rsidRPr="00325CF5">
              <w:t xml:space="preserve"> or </w:t>
            </w:r>
            <w:r w:rsidR="0011113C">
              <w:t>response to arousal</w:t>
            </w:r>
            <w:r w:rsidR="0011113C" w:rsidRPr="00325CF5">
              <w:t xml:space="preserve"> </w:t>
            </w:r>
            <w:r w:rsidRPr="00325CF5">
              <w:t>are high</w:t>
            </w:r>
          </w:p>
        </w:tc>
      </w:tr>
      <w:tr w:rsidR="004734C1" w:rsidRPr="00325CF5" w14:paraId="0A985CC4"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2DF7A4B8" w14:textId="77777777" w:rsidR="004734C1" w:rsidRPr="00325CF5" w:rsidRDefault="004734C1" w:rsidP="00700A20">
            <w:pPr>
              <w:pStyle w:val="TableText"/>
              <w:ind w:left="360"/>
            </w:pPr>
            <w:r w:rsidRPr="00325CF5">
              <w:t>Loop gain x Compensation</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0770495" w14:textId="77777777" w:rsidR="004734C1" w:rsidRPr="00325CF5" w:rsidRDefault="004734C1" w:rsidP="00700A20">
            <w:pPr>
              <w:pStyle w:val="TableText"/>
              <w:jc w:val="center"/>
            </w:pPr>
            <w:r w:rsidRPr="00325CF5">
              <w:t>-6.95</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40F78485" w14:textId="77777777" w:rsidR="004734C1" w:rsidRPr="00325CF5" w:rsidRDefault="004734C1" w:rsidP="00700A20">
            <w:pPr>
              <w:pStyle w:val="TableText"/>
              <w:jc w:val="center"/>
            </w:pPr>
            <w:r w:rsidRPr="00325CF5">
              <w:t>2.23</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72A3CB96" w14:textId="166A6D8F" w:rsidR="004734C1" w:rsidRPr="00B64305" w:rsidRDefault="004734C1" w:rsidP="00700A20">
            <w:pPr>
              <w:pStyle w:val="TableText"/>
              <w:jc w:val="center"/>
            </w:pPr>
            <w:r w:rsidRPr="00B64305">
              <w:rPr>
                <w:rFonts w:cs="Calibri"/>
                <w:color w:val="000000"/>
              </w:rPr>
              <w:t>-0.5</w:t>
            </w:r>
            <w:r>
              <w:rPr>
                <w:rFonts w:cs="Calibri"/>
                <w:color w:val="000000"/>
              </w:rPr>
              <w:t>2</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ABFB227" w14:textId="77777777" w:rsidR="004734C1" w:rsidRPr="00325CF5" w:rsidRDefault="004734C1" w:rsidP="00700A20">
            <w:pPr>
              <w:pStyle w:val="TableText"/>
              <w:jc w:val="center"/>
            </w:pPr>
            <w:r w:rsidRPr="00325CF5">
              <w:t>0.003</w:t>
            </w:r>
          </w:p>
        </w:tc>
        <w:tc>
          <w:tcPr>
            <w:tcW w:w="3164" w:type="dxa"/>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4722515E" w14:textId="77777777" w:rsidR="004734C1" w:rsidRPr="00325CF5" w:rsidRDefault="004734C1" w:rsidP="007A235E">
            <w:pPr>
              <w:pStyle w:val="TableText"/>
            </w:pPr>
          </w:p>
        </w:tc>
      </w:tr>
      <w:tr w:rsidR="004734C1" w:rsidRPr="00325CF5" w14:paraId="77C86EA7"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22B87F9" w14:textId="00A78A29" w:rsidR="004734C1" w:rsidRPr="00325CF5" w:rsidRDefault="004734C1" w:rsidP="00700A20">
            <w:pPr>
              <w:pStyle w:val="TableText"/>
              <w:ind w:left="360"/>
            </w:pPr>
            <w:r w:rsidRPr="00325CF5">
              <w:t xml:space="preserve">Loop gain x </w:t>
            </w:r>
            <w:r w:rsidR="002D7BA9">
              <w:t>Response to arousal</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2B0C1AD9" w14:textId="77777777" w:rsidR="004734C1" w:rsidRPr="00325CF5" w:rsidRDefault="004734C1" w:rsidP="00700A20">
            <w:pPr>
              <w:pStyle w:val="TableText"/>
              <w:jc w:val="center"/>
            </w:pPr>
            <w:r w:rsidRPr="00325CF5">
              <w:t>-8.79</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0A6EC3F0" w14:textId="77777777" w:rsidR="004734C1" w:rsidRPr="00325CF5" w:rsidRDefault="004734C1" w:rsidP="00700A20">
            <w:pPr>
              <w:pStyle w:val="TableText"/>
              <w:jc w:val="center"/>
            </w:pPr>
            <w:r w:rsidRPr="00325CF5">
              <w:t>2.52</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65F7E24" w14:textId="62079A2F" w:rsidR="004734C1" w:rsidRPr="00B64305" w:rsidRDefault="004734C1" w:rsidP="00700A20">
            <w:pPr>
              <w:pStyle w:val="TableText"/>
              <w:jc w:val="center"/>
            </w:pPr>
            <w:r w:rsidRPr="00B64305">
              <w:rPr>
                <w:rFonts w:cs="Calibri"/>
                <w:color w:val="000000"/>
              </w:rPr>
              <w:t>-0.</w:t>
            </w:r>
            <w:r>
              <w:rPr>
                <w:rFonts w:cs="Calibri"/>
                <w:color w:val="000000"/>
              </w:rPr>
              <w:t>70</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F72DA64" w14:textId="77777777" w:rsidR="004734C1" w:rsidRPr="00325CF5" w:rsidRDefault="004734C1" w:rsidP="00700A20">
            <w:pPr>
              <w:pStyle w:val="TableText"/>
              <w:jc w:val="center"/>
            </w:pPr>
            <w:r w:rsidRPr="00325CF5">
              <w:t>0.0008</w:t>
            </w:r>
          </w:p>
        </w:tc>
        <w:tc>
          <w:tcPr>
            <w:tcW w:w="3164" w:type="dxa"/>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54310638" w14:textId="77777777" w:rsidR="004734C1" w:rsidRPr="00325CF5" w:rsidRDefault="004734C1" w:rsidP="007A235E">
            <w:pPr>
              <w:pStyle w:val="TableText"/>
            </w:pPr>
          </w:p>
        </w:tc>
      </w:tr>
      <w:tr w:rsidR="003242DE" w:rsidRPr="00325CF5" w14:paraId="2EE0B09F"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D369775" w14:textId="77777777" w:rsidR="003242DE" w:rsidRPr="00325CF5" w:rsidRDefault="003242DE" w:rsidP="00700A20">
            <w:pPr>
              <w:pStyle w:val="TableText"/>
              <w:ind w:left="360"/>
            </w:pPr>
            <w:r w:rsidRPr="00325CF5">
              <w:t>Arousal threshold</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25D460A" w14:textId="77777777" w:rsidR="003242DE" w:rsidRPr="00325CF5" w:rsidRDefault="003242DE" w:rsidP="00700A20">
            <w:pPr>
              <w:pStyle w:val="TableText"/>
              <w:jc w:val="center"/>
            </w:pPr>
            <w:r w:rsidRPr="00325CF5">
              <w:t>0.420</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1F549BA4" w14:textId="77777777" w:rsidR="003242DE" w:rsidRPr="00325CF5" w:rsidRDefault="003242DE" w:rsidP="00700A20">
            <w:pPr>
              <w:pStyle w:val="TableText"/>
              <w:jc w:val="center"/>
            </w:pPr>
            <w:r w:rsidRPr="00325CF5">
              <w:t>0.233</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0BE3AA4A" w14:textId="77777777" w:rsidR="003242DE" w:rsidRPr="00B64305" w:rsidRDefault="003242DE" w:rsidP="00700A20">
            <w:pPr>
              <w:pStyle w:val="TableText"/>
              <w:jc w:val="center"/>
            </w:pPr>
            <w:r w:rsidRPr="00B64305">
              <w:rPr>
                <w:rFonts w:cs="Calibri"/>
                <w:color w:val="000000"/>
              </w:rPr>
              <w:t>0.32</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80885D7" w14:textId="77777777" w:rsidR="003242DE" w:rsidRPr="00325CF5" w:rsidRDefault="003242DE" w:rsidP="00700A20">
            <w:pPr>
              <w:pStyle w:val="TableText"/>
              <w:jc w:val="center"/>
            </w:pPr>
            <w:r w:rsidRPr="00325CF5">
              <w:t>0.076</w:t>
            </w:r>
          </w:p>
        </w:tc>
        <w:tc>
          <w:tcPr>
            <w:tcW w:w="3164" w:type="dxa"/>
            <w:vMerge w:val="restart"/>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A036259" w14:textId="135E9CE7" w:rsidR="003242DE" w:rsidRPr="00325CF5" w:rsidRDefault="003242DE" w:rsidP="007A235E">
            <w:pPr>
              <w:pStyle w:val="TableText"/>
            </w:pPr>
            <w:r w:rsidRPr="00325CF5">
              <w:t>Lower arousal threshold</w:t>
            </w:r>
            <w:r w:rsidR="002C64DB">
              <w:t xml:space="preserve"> </w:t>
            </w:r>
            <w:r w:rsidR="00720225">
              <w:t>→</w:t>
            </w:r>
            <w:r w:rsidR="00AE5C24">
              <w:t xml:space="preserve"> </w:t>
            </w:r>
            <w:r w:rsidR="00720225">
              <w:t>Failure</w:t>
            </w:r>
          </w:p>
        </w:tc>
      </w:tr>
      <w:tr w:rsidR="003242DE" w:rsidRPr="00325CF5" w14:paraId="36E5E02F"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7CE497C1" w14:textId="77777777" w:rsidR="003242DE" w:rsidRPr="00325CF5" w:rsidRDefault="003242DE" w:rsidP="00700A20">
            <w:pPr>
              <w:pStyle w:val="TableText"/>
              <w:ind w:left="360"/>
            </w:pPr>
            <w:r w:rsidRPr="00325CF5">
              <w:t>Arousal threshold</w:t>
            </w:r>
            <w:r w:rsidRPr="00325CF5">
              <w:rPr>
                <w:vertAlign w:val="superscript"/>
              </w:rPr>
              <w:t>2</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89EB8B4" w14:textId="77777777" w:rsidR="003242DE" w:rsidRPr="00325CF5" w:rsidRDefault="003242DE" w:rsidP="00700A20">
            <w:pPr>
              <w:pStyle w:val="TableText"/>
              <w:jc w:val="center"/>
            </w:pPr>
            <w:r w:rsidRPr="00325CF5">
              <w:t>0.0151</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2C20B951" w14:textId="77777777" w:rsidR="003242DE" w:rsidRPr="00325CF5" w:rsidRDefault="003242DE" w:rsidP="00700A20">
            <w:pPr>
              <w:pStyle w:val="TableText"/>
              <w:jc w:val="center"/>
            </w:pPr>
            <w:r w:rsidRPr="00325CF5">
              <w:t>0.0055</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7E722FCA" w14:textId="77777777" w:rsidR="003242DE" w:rsidRPr="00B64305" w:rsidRDefault="003242DE" w:rsidP="00700A20">
            <w:pPr>
              <w:pStyle w:val="TableText"/>
              <w:jc w:val="center"/>
            </w:pPr>
            <w:r w:rsidRPr="00B64305">
              <w:rPr>
                <w:rFonts w:cs="Calibri"/>
                <w:color w:val="000000"/>
              </w:rPr>
              <w:t>0.51</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7DA050A4" w14:textId="77777777" w:rsidR="003242DE" w:rsidRPr="00325CF5" w:rsidRDefault="003242DE" w:rsidP="00700A20">
            <w:pPr>
              <w:pStyle w:val="TableText"/>
              <w:jc w:val="center"/>
            </w:pPr>
            <w:r w:rsidRPr="00325CF5">
              <w:t>0.007</w:t>
            </w:r>
          </w:p>
        </w:tc>
        <w:tc>
          <w:tcPr>
            <w:tcW w:w="3164" w:type="dxa"/>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0A4291F3" w14:textId="77777777" w:rsidR="003242DE" w:rsidRPr="00325CF5" w:rsidRDefault="003242DE" w:rsidP="007A235E">
            <w:pPr>
              <w:pStyle w:val="TableText"/>
            </w:pPr>
          </w:p>
        </w:tc>
      </w:tr>
      <w:tr w:rsidR="00AB62D6" w:rsidRPr="00325CF5" w14:paraId="58F7D00E" w14:textId="77777777" w:rsidTr="00804800">
        <w:trPr>
          <w:trHeight w:val="300"/>
          <w:jc w:val="center"/>
        </w:trPr>
        <w:tc>
          <w:tcPr>
            <w:tcW w:w="3407"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12148F7" w14:textId="1528AE2F" w:rsidR="00AB62D6" w:rsidRPr="00325CF5" w:rsidRDefault="00F004BC" w:rsidP="00700A20">
            <w:pPr>
              <w:pStyle w:val="TableText"/>
              <w:ind w:left="360"/>
            </w:pPr>
            <w:r>
              <w:t>Response to arousal</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4F8F1A3" w14:textId="77777777" w:rsidR="00AB62D6" w:rsidRPr="00325CF5" w:rsidRDefault="00AB62D6" w:rsidP="00700A20">
            <w:pPr>
              <w:pStyle w:val="TableText"/>
              <w:jc w:val="center"/>
            </w:pPr>
            <w:r w:rsidRPr="00325CF5">
              <w:t>-0.514</w:t>
            </w:r>
          </w:p>
        </w:tc>
        <w:tc>
          <w:tcPr>
            <w:tcW w:w="926"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3D5AE61D" w14:textId="77777777" w:rsidR="00AB62D6" w:rsidRPr="00325CF5" w:rsidRDefault="00AB62D6" w:rsidP="00700A20">
            <w:pPr>
              <w:pStyle w:val="TableText"/>
              <w:jc w:val="center"/>
            </w:pPr>
            <w:r w:rsidRPr="00325CF5">
              <w:t>0.193</w:t>
            </w:r>
          </w:p>
        </w:tc>
        <w:tc>
          <w:tcPr>
            <w:tcW w:w="99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633AAF97" w14:textId="77777777" w:rsidR="00AB62D6" w:rsidRPr="00B64305" w:rsidRDefault="00AB62D6" w:rsidP="00700A20">
            <w:pPr>
              <w:pStyle w:val="TableText"/>
              <w:jc w:val="center"/>
            </w:pPr>
            <w:r w:rsidRPr="00B64305">
              <w:rPr>
                <w:rFonts w:cs="Calibri"/>
                <w:color w:val="000000"/>
              </w:rPr>
              <w:t>-0.34</w:t>
            </w:r>
          </w:p>
        </w:tc>
        <w:tc>
          <w:tcPr>
            <w:tcW w:w="868" w:type="dxa"/>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D6F1184" w14:textId="77777777" w:rsidR="00AB62D6" w:rsidRPr="00325CF5" w:rsidRDefault="00AB62D6" w:rsidP="00700A20">
            <w:pPr>
              <w:pStyle w:val="TableText"/>
              <w:jc w:val="center"/>
            </w:pPr>
            <w:r w:rsidRPr="00325CF5">
              <w:t>0.009</w:t>
            </w:r>
          </w:p>
        </w:tc>
        <w:tc>
          <w:tcPr>
            <w:tcW w:w="3164" w:type="dxa"/>
            <w:vMerge w:val="restart"/>
            <w:tcBorders>
              <w:top w:val="single" w:sz="8" w:space="0" w:color="FFFFFF"/>
              <w:left w:val="single" w:sz="8" w:space="0" w:color="FFFFFF"/>
              <w:bottom w:val="single" w:sz="8" w:space="0" w:color="FFFFFF"/>
              <w:right w:val="single" w:sz="8" w:space="0" w:color="FFFFFF"/>
            </w:tcBorders>
            <w:shd w:val="clear" w:color="auto" w:fill="auto"/>
            <w:tcMar>
              <w:top w:w="5" w:type="dxa"/>
              <w:left w:w="5" w:type="dxa"/>
              <w:bottom w:w="0" w:type="dxa"/>
              <w:right w:w="5" w:type="dxa"/>
            </w:tcMar>
            <w:vAlign w:val="center"/>
            <w:hideMark/>
          </w:tcPr>
          <w:p w14:paraId="5B01EB9C" w14:textId="2FB607E3" w:rsidR="00720225" w:rsidRDefault="00AB62D6" w:rsidP="007A235E">
            <w:pPr>
              <w:pStyle w:val="TableText"/>
            </w:pPr>
            <w:r w:rsidRPr="00325CF5">
              <w:t xml:space="preserve">Higher </w:t>
            </w:r>
            <w:r w:rsidR="0011113C">
              <w:t>response to arousal</w:t>
            </w:r>
            <w:r w:rsidR="002C64DB">
              <w:t xml:space="preserve"> </w:t>
            </w:r>
            <w:r w:rsidR="00720225">
              <w:t>→</w:t>
            </w:r>
            <w:r w:rsidR="00AE5C24">
              <w:t xml:space="preserve"> </w:t>
            </w:r>
            <w:r w:rsidR="00720225">
              <w:t>Failure</w:t>
            </w:r>
          </w:p>
          <w:p w14:paraId="08FFD0BE" w14:textId="66958C6E" w:rsidR="00AB62D6" w:rsidRPr="00325CF5" w:rsidRDefault="00AB62D6" w:rsidP="007A235E">
            <w:pPr>
              <w:pStyle w:val="TableText"/>
            </w:pPr>
          </w:p>
        </w:tc>
      </w:tr>
      <w:tr w:rsidR="00AB62D6" w:rsidRPr="00325CF5" w14:paraId="60697C56" w14:textId="77777777" w:rsidTr="00804800">
        <w:trPr>
          <w:trHeight w:val="300"/>
          <w:jc w:val="center"/>
        </w:trPr>
        <w:tc>
          <w:tcPr>
            <w:tcW w:w="3407" w:type="dxa"/>
            <w:tcBorders>
              <w:top w:val="single" w:sz="8" w:space="0" w:color="FFFFFF"/>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35F58A6B" w14:textId="089292AA" w:rsidR="00AB62D6" w:rsidRPr="00325CF5" w:rsidRDefault="00F004BC" w:rsidP="00700A20">
            <w:pPr>
              <w:pStyle w:val="TableText"/>
              <w:ind w:left="360"/>
            </w:pPr>
            <w:r>
              <w:t>Response to arousal</w:t>
            </w:r>
            <w:r w:rsidRPr="00325CF5">
              <w:t xml:space="preserve"> </w:t>
            </w:r>
            <w:r w:rsidR="00AB62D6" w:rsidRPr="00325CF5">
              <w:t xml:space="preserve">x </w:t>
            </w:r>
            <w:r w:rsidR="00AF7AE1" w:rsidRPr="00881928">
              <w:t>V</w:t>
            </w:r>
            <w:r w:rsidR="00AF7AE1" w:rsidRPr="00AF7AE1">
              <w:rPr>
                <w:vertAlign w:val="subscript"/>
              </w:rPr>
              <w:t>PASSIVE</w:t>
            </w:r>
          </w:p>
        </w:tc>
        <w:tc>
          <w:tcPr>
            <w:tcW w:w="926" w:type="dxa"/>
            <w:tcBorders>
              <w:top w:val="single" w:sz="8" w:space="0" w:color="FFFFFF"/>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27CC02D7" w14:textId="77777777" w:rsidR="00AB62D6" w:rsidRPr="00325CF5" w:rsidRDefault="00AB62D6" w:rsidP="00700A20">
            <w:pPr>
              <w:pStyle w:val="TableText"/>
              <w:jc w:val="center"/>
            </w:pPr>
            <w:r w:rsidRPr="00325CF5">
              <w:t>-0.0212</w:t>
            </w:r>
          </w:p>
        </w:tc>
        <w:tc>
          <w:tcPr>
            <w:tcW w:w="926" w:type="dxa"/>
            <w:tcBorders>
              <w:top w:val="single" w:sz="8" w:space="0" w:color="FFFFFF"/>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5895AF05" w14:textId="77777777" w:rsidR="00AB62D6" w:rsidRPr="00325CF5" w:rsidRDefault="00AB62D6" w:rsidP="00700A20">
            <w:pPr>
              <w:pStyle w:val="TableText"/>
              <w:jc w:val="center"/>
            </w:pPr>
            <w:r w:rsidRPr="00325CF5">
              <w:t>0.0115</w:t>
            </w:r>
          </w:p>
        </w:tc>
        <w:tc>
          <w:tcPr>
            <w:tcW w:w="998" w:type="dxa"/>
            <w:tcBorders>
              <w:top w:val="single" w:sz="8" w:space="0" w:color="FFFFFF"/>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01684683" w14:textId="77777777" w:rsidR="00AB62D6" w:rsidRPr="00B64305" w:rsidRDefault="00AB62D6" w:rsidP="00700A20">
            <w:pPr>
              <w:pStyle w:val="TableText"/>
              <w:jc w:val="center"/>
            </w:pPr>
            <w:r w:rsidRPr="00B64305">
              <w:rPr>
                <w:rFonts w:cs="Calibri"/>
                <w:color w:val="000000"/>
              </w:rPr>
              <w:t>-0.50</w:t>
            </w:r>
          </w:p>
        </w:tc>
        <w:tc>
          <w:tcPr>
            <w:tcW w:w="868" w:type="dxa"/>
            <w:tcBorders>
              <w:top w:val="single" w:sz="8" w:space="0" w:color="FFFFFF"/>
              <w:left w:val="single" w:sz="8" w:space="0" w:color="FFFFFF"/>
              <w:bottom w:val="single" w:sz="4" w:space="0" w:color="auto"/>
              <w:right w:val="single" w:sz="8" w:space="0" w:color="FFFFFF"/>
            </w:tcBorders>
            <w:shd w:val="clear" w:color="auto" w:fill="auto"/>
            <w:tcMar>
              <w:top w:w="5" w:type="dxa"/>
              <w:left w:w="5" w:type="dxa"/>
              <w:bottom w:w="0" w:type="dxa"/>
              <w:right w:w="5" w:type="dxa"/>
            </w:tcMar>
            <w:vAlign w:val="center"/>
            <w:hideMark/>
          </w:tcPr>
          <w:p w14:paraId="1865AE17" w14:textId="77777777" w:rsidR="00AB62D6" w:rsidRPr="00325CF5" w:rsidRDefault="00AB62D6" w:rsidP="00700A20">
            <w:pPr>
              <w:pStyle w:val="TableText"/>
              <w:jc w:val="center"/>
            </w:pPr>
            <w:r w:rsidRPr="00325CF5">
              <w:t>0.069</w:t>
            </w:r>
          </w:p>
        </w:tc>
        <w:tc>
          <w:tcPr>
            <w:tcW w:w="3164" w:type="dxa"/>
            <w:vMerge/>
            <w:tcBorders>
              <w:top w:val="single" w:sz="8" w:space="0" w:color="FFFFFF"/>
              <w:left w:val="single" w:sz="8" w:space="0" w:color="FFFFFF"/>
              <w:bottom w:val="single" w:sz="4" w:space="0" w:color="auto"/>
              <w:right w:val="single" w:sz="8" w:space="0" w:color="FFFFFF"/>
            </w:tcBorders>
            <w:shd w:val="clear" w:color="auto" w:fill="auto"/>
            <w:vAlign w:val="center"/>
            <w:hideMark/>
          </w:tcPr>
          <w:p w14:paraId="0FD45910" w14:textId="77777777" w:rsidR="00AB62D6" w:rsidRPr="00325CF5" w:rsidRDefault="00AB62D6" w:rsidP="00700A20">
            <w:pPr>
              <w:pStyle w:val="TableText"/>
            </w:pPr>
          </w:p>
        </w:tc>
      </w:tr>
    </w:tbl>
    <w:p w14:paraId="42633FF4" w14:textId="77777777" w:rsidR="000B49F2" w:rsidRDefault="000B49F2" w:rsidP="00AE2D18">
      <w:pPr>
        <w:pStyle w:val="TableText"/>
      </w:pPr>
    </w:p>
    <w:p w14:paraId="5C99C968" w14:textId="5BE57625" w:rsidR="00104E7A" w:rsidRPr="00EE7D07" w:rsidRDefault="00F004BC" w:rsidP="00804800">
      <w:pPr>
        <w:pStyle w:val="TableText"/>
        <w:ind w:left="142" w:right="306"/>
        <w:jc w:val="both"/>
      </w:pPr>
      <w:r>
        <w:t xml:space="preserve">Oral appliance efficacy is defined as the percentage reduction in apnea-hypopnea index with treatment compared to baseline (transformed, see Methods). </w:t>
      </w:r>
      <w:r w:rsidR="0094479D">
        <w:t xml:space="preserve">The Table </w:t>
      </w:r>
      <w:r w:rsidR="00F96407">
        <w:t xml:space="preserve">describes </w:t>
      </w:r>
      <w:r w:rsidR="00AB62D6">
        <w:t xml:space="preserve">final </w:t>
      </w:r>
      <w:r w:rsidR="00F96407">
        <w:t xml:space="preserve">results </w:t>
      </w:r>
      <w:r w:rsidR="003242DE">
        <w:t>(12</w:t>
      </w:r>
      <w:r>
        <w:t>/20</w:t>
      </w:r>
      <w:r w:rsidR="003242DE">
        <w:t xml:space="preserve"> </w:t>
      </w:r>
      <w:r w:rsidR="00AE2D18">
        <w:t>terms</w:t>
      </w:r>
      <w:r w:rsidR="003242DE">
        <w:t xml:space="preserve">) </w:t>
      </w:r>
      <w:r w:rsidR="00F96407">
        <w:t xml:space="preserve">after backward stepwise elimination </w:t>
      </w:r>
      <w:r w:rsidR="0094479D">
        <w:t>(P-to-remove</w:t>
      </w:r>
      <w:r w:rsidR="003242DE">
        <w:t>=</w:t>
      </w:r>
      <w:r w:rsidR="0094479D">
        <w:t>0.1</w:t>
      </w:r>
      <w:r w:rsidR="00AE2D18">
        <w:t>5</w:t>
      </w:r>
      <w:r w:rsidR="002C64DB">
        <w:t>7</w:t>
      </w:r>
      <w:r w:rsidR="0094479D">
        <w:t xml:space="preserve">) which </w:t>
      </w:r>
      <w:r w:rsidR="00AB62D6">
        <w:t xml:space="preserve">began </w:t>
      </w:r>
      <w:r w:rsidR="00983B0C">
        <w:t>with five traits, their squares</w:t>
      </w:r>
      <w:r w:rsidR="0094479D">
        <w:t xml:space="preserve"> and </w:t>
      </w:r>
      <w:r w:rsidR="00AB62D6">
        <w:t xml:space="preserve">all </w:t>
      </w:r>
      <w:r w:rsidR="0094479D">
        <w:t xml:space="preserve">interaction terms. </w:t>
      </w:r>
      <w:ins w:id="1689" w:author="Sands, Scott A.,Ph.D. [2]" w:date="2019-06-07T18:37:00Z">
        <w:r w:rsidR="004724BF">
          <w:t>Note that 1</w:t>
        </w:r>
      </w:ins>
      <w:ins w:id="1690" w:author="Sands, Scott A.,Ph.D. [2]" w:date="2019-06-07T18:38:00Z">
        <w:r w:rsidR="004724BF">
          <w:t>0</w:t>
        </w:r>
      </w:ins>
      <w:ins w:id="1691" w:author="Sands, Scott A.,Ph.D. [2]" w:date="2019-06-07T18:37:00Z">
        <w:r w:rsidR="004724BF">
          <w:t>/20 terms were significant with p&lt;0.05</w:t>
        </w:r>
      </w:ins>
      <w:ins w:id="1692" w:author="Sands, Scott A.,Ph.D. [2]" w:date="2019-06-07T18:38:00Z">
        <w:r w:rsidR="004724BF">
          <w:t>, 9/20 with P&lt;0.01</w:t>
        </w:r>
      </w:ins>
      <w:ins w:id="1693" w:author="Sands, Scott A.,Ph.D. [2]" w:date="2019-06-07T18:37:00Z">
        <w:r w:rsidR="004724BF">
          <w:t xml:space="preserve">. </w:t>
        </w:r>
      </w:ins>
      <w:r w:rsidR="002C64DB">
        <w:t xml:space="preserve">Traits were mean-subtracted before </w:t>
      </w:r>
      <w:r w:rsidR="00FA5D0F">
        <w:t>terms were gene</w:t>
      </w:r>
      <w:r>
        <w:t>r</w:t>
      </w:r>
      <w:r w:rsidR="00FA5D0F">
        <w:t xml:space="preserve">ated and applied </w:t>
      </w:r>
      <w:r w:rsidR="002C64DB">
        <w:t xml:space="preserve">to the model (see </w:t>
      </w:r>
      <w:r w:rsidR="001B2E23">
        <w:t>below</w:t>
      </w:r>
      <w:r w:rsidR="002C64DB">
        <w:t xml:space="preserve">). </w:t>
      </w:r>
      <w:r w:rsidR="00F96407" w:rsidRPr="002C64DB">
        <w:rPr>
          <w:i/>
          <w:iCs/>
        </w:rPr>
        <w:t>Beta Std.</w:t>
      </w:r>
      <w:r w:rsidR="00F96407">
        <w:t xml:space="preserve"> describes </w:t>
      </w:r>
      <w:r w:rsidR="0094479D">
        <w:t xml:space="preserve">the number of SDs of change in </w:t>
      </w:r>
      <w:r>
        <w:t xml:space="preserve">treatment efficacy </w:t>
      </w:r>
      <w:r w:rsidR="00AB62D6" w:rsidRPr="00AB62D6">
        <w:t xml:space="preserve">per SD </w:t>
      </w:r>
      <w:r w:rsidR="00AB62D6">
        <w:t xml:space="preserve">increase in each </w:t>
      </w:r>
      <w:r>
        <w:t>term</w:t>
      </w:r>
      <w:r w:rsidR="00AB62D6">
        <w:t xml:space="preserve"> (1.3 SD is </w:t>
      </w:r>
      <w:r w:rsidR="003242DE">
        <w:t xml:space="preserve">needed to move </w:t>
      </w:r>
      <w:r w:rsidR="00AB62D6">
        <w:t xml:space="preserve">a typical </w:t>
      </w:r>
      <w:r w:rsidR="003242DE">
        <w:t xml:space="preserve">non-responder to a typical </w:t>
      </w:r>
      <w:r w:rsidR="00AB62D6">
        <w:t>responder</w:t>
      </w:r>
      <w:r w:rsidR="003242DE">
        <w:t>)</w:t>
      </w:r>
      <w:r w:rsidR="00AB62D6">
        <w:t xml:space="preserve">. </w:t>
      </w:r>
      <w:r w:rsidR="00104E7A">
        <w:t xml:space="preserve">Mean </w:t>
      </w:r>
      <w:r w:rsidR="002C64DB">
        <w:t xml:space="preserve">values of the endotypic traits before mean substraction: </w:t>
      </w:r>
      <w:r w:rsidR="00AF7AE1" w:rsidRPr="00881928">
        <w:t>V</w:t>
      </w:r>
      <w:r w:rsidR="00AF7AE1" w:rsidRPr="00AF7AE1">
        <w:rPr>
          <w:vertAlign w:val="subscript"/>
        </w:rPr>
        <w:t>PASSIVE</w:t>
      </w:r>
      <w:r w:rsidR="00AF7AE1" w:rsidRPr="00881928">
        <w:t xml:space="preserve"> </w:t>
      </w:r>
      <w:r w:rsidR="002C64DB">
        <w:t>=</w:t>
      </w:r>
      <w:r w:rsidR="00DD0520">
        <w:t xml:space="preserve"> </w:t>
      </w:r>
      <w:r w:rsidR="002C64DB">
        <w:t>79.0±</w:t>
      </w:r>
      <w:r w:rsidR="002C64DB" w:rsidRPr="002C64DB">
        <w:t>20.8</w:t>
      </w:r>
      <w:r w:rsidR="002C64DB">
        <w:t>, Loop gain</w:t>
      </w:r>
      <w:r w:rsidR="00DD0520">
        <w:t xml:space="preserve"> </w:t>
      </w:r>
      <w:r w:rsidR="002C64DB">
        <w:t>=</w:t>
      </w:r>
      <w:r w:rsidR="00DD0520">
        <w:t xml:space="preserve"> </w:t>
      </w:r>
      <w:r w:rsidR="002C64DB" w:rsidRPr="002C64DB">
        <w:t>0.43</w:t>
      </w:r>
      <w:r w:rsidR="002C64DB">
        <w:t>±</w:t>
      </w:r>
      <w:r w:rsidR="002C64DB" w:rsidRPr="002C64DB">
        <w:t>0.11</w:t>
      </w:r>
      <w:r w:rsidR="002C64DB">
        <w:t xml:space="preserve">, </w:t>
      </w:r>
      <w:r w:rsidR="0070099E">
        <w:t>Compensation</w:t>
      </w:r>
      <w:r w:rsidR="00DD0520">
        <w:t xml:space="preserve"> </w:t>
      </w:r>
      <w:r w:rsidR="0070099E">
        <w:t>=</w:t>
      </w:r>
      <w:r w:rsidR="00DD0520">
        <w:t xml:space="preserve"> </w:t>
      </w:r>
      <w:r w:rsidR="0070099E" w:rsidRPr="002C64DB">
        <w:t>-9.5</w:t>
      </w:r>
      <w:r w:rsidR="0070099E">
        <w:t>+</w:t>
      </w:r>
      <w:r w:rsidR="0070099E" w:rsidRPr="002C64DB">
        <w:t>27.0</w:t>
      </w:r>
      <w:r w:rsidR="0070099E">
        <w:t xml:space="preserve">%, </w:t>
      </w:r>
      <w:r w:rsidR="002C64DB">
        <w:t>Arousal threshold</w:t>
      </w:r>
      <w:r w:rsidR="00DD0520">
        <w:t xml:space="preserve"> </w:t>
      </w:r>
      <w:r w:rsidR="002C64DB">
        <w:t>=</w:t>
      </w:r>
      <w:r w:rsidR="00DD0520">
        <w:t xml:space="preserve"> </w:t>
      </w:r>
      <w:r w:rsidR="002C64DB">
        <w:t>141.8±</w:t>
      </w:r>
      <w:r w:rsidR="002C64DB" w:rsidRPr="002C64DB">
        <w:t>26.0</w:t>
      </w:r>
      <w:r w:rsidR="002C64DB">
        <w:t xml:space="preserve">%, </w:t>
      </w:r>
      <w:r w:rsidR="00671C53">
        <w:t>Response to Arousal</w:t>
      </w:r>
      <w:r w:rsidR="00DD0520">
        <w:t xml:space="preserve"> </w:t>
      </w:r>
      <w:r w:rsidR="002C64DB">
        <w:t>=</w:t>
      </w:r>
      <w:r w:rsidR="00DD0520">
        <w:t xml:space="preserve"> </w:t>
      </w:r>
      <w:r w:rsidR="002C64DB">
        <w:t>36.3±</w:t>
      </w:r>
      <w:r w:rsidR="002C64DB" w:rsidRPr="002C64DB">
        <w:t>22.6</w:t>
      </w:r>
      <w:r w:rsidR="002C64DB">
        <w:t xml:space="preserve">%. </w:t>
      </w:r>
      <w:r w:rsidR="001247F3">
        <w:t>A regression model cutoff of 6</w:t>
      </w:r>
      <w:del w:id="1694" w:author="Sands, Scott A.,Ph.D." w:date="2019-06-07T01:41:00Z">
        <w:r w:rsidR="001247F3" w:rsidDel="007334D2">
          <w:delText>2</w:delText>
        </w:r>
      </w:del>
      <w:ins w:id="1695" w:author="Sands, Scott A.,Ph.D." w:date="2019-06-07T01:41:00Z">
        <w:r w:rsidR="007334D2">
          <w:t>0</w:t>
        </w:r>
      </w:ins>
      <w:r w:rsidR="001247F3">
        <w:t>% (predicted reduction in AHI, untransformed) was used to define predicted responders and predicted non-responders (maximized sensitivity plus specificity)</w:t>
      </w:r>
      <w:r w:rsidR="002C64DB">
        <w:t xml:space="preserve">. </w:t>
      </w:r>
      <w:r w:rsidR="002C64DB" w:rsidRPr="002C64DB">
        <w:rPr>
          <w:i/>
          <w:iCs/>
        </w:rPr>
        <w:t>SEM</w:t>
      </w:r>
      <w:r w:rsidR="002C64DB">
        <w:t xml:space="preserve"> = standard error of the mean.</w:t>
      </w:r>
      <w:r w:rsidR="00EE7D07">
        <w:t xml:space="preserve"> Overall R</w:t>
      </w:r>
      <w:r w:rsidR="00EE7D07" w:rsidRPr="00EE7D07">
        <w:rPr>
          <w:vertAlign w:val="superscript"/>
        </w:rPr>
        <w:t>2</w:t>
      </w:r>
      <w:r w:rsidR="00EE7D07">
        <w:t>=</w:t>
      </w:r>
      <w:r w:rsidR="003F1379">
        <w:t>0.30</w:t>
      </w:r>
      <w:r w:rsidR="00582146">
        <w:t xml:space="preserve">, </w:t>
      </w:r>
      <w:r w:rsidR="00582146">
        <w:rPr>
          <w:color w:val="000000" w:themeColor="text1"/>
        </w:rPr>
        <w:t>adjusted R</w:t>
      </w:r>
      <w:r w:rsidR="00582146" w:rsidRPr="00582146">
        <w:rPr>
          <w:color w:val="000000" w:themeColor="text1"/>
          <w:vertAlign w:val="superscript"/>
        </w:rPr>
        <w:t>2</w:t>
      </w:r>
      <w:r w:rsidR="00582146">
        <w:rPr>
          <w:color w:val="000000" w:themeColor="text1"/>
        </w:rPr>
        <w:t>=0.19,</w:t>
      </w:r>
      <w:r w:rsidR="003F1379">
        <w:t xml:space="preserve"> p=0.003</w:t>
      </w:r>
      <w:r w:rsidR="00EE7D07">
        <w:t xml:space="preserve">. </w:t>
      </w:r>
    </w:p>
    <w:p w14:paraId="583C7CD4" w14:textId="75B30344" w:rsidR="00F96407" w:rsidRDefault="00F96407" w:rsidP="00C3002B">
      <w:pPr>
        <w:spacing w:after="200" w:line="480" w:lineRule="auto"/>
        <w:jc w:val="left"/>
        <w:rPr>
          <w:b/>
          <w:noProof w:val="0"/>
          <w:sz w:val="28"/>
          <w:szCs w:val="24"/>
          <w:lang w:eastAsia="x-none"/>
        </w:rPr>
      </w:pPr>
    </w:p>
    <w:p w14:paraId="6F913ADE" w14:textId="615FAE62" w:rsidR="00C3002B" w:rsidRDefault="00C3002B" w:rsidP="00C3002B">
      <w:pPr>
        <w:spacing w:after="200" w:line="480" w:lineRule="auto"/>
        <w:jc w:val="left"/>
        <w:rPr>
          <w:b/>
          <w:noProof w:val="0"/>
          <w:sz w:val="28"/>
          <w:szCs w:val="24"/>
          <w:lang w:eastAsia="x-none"/>
        </w:rPr>
      </w:pPr>
    </w:p>
    <w:p w14:paraId="0C2E2D41" w14:textId="77777777" w:rsidR="00F96407" w:rsidRDefault="00F96407">
      <w:pPr>
        <w:spacing w:after="200" w:line="276" w:lineRule="auto"/>
        <w:jc w:val="left"/>
        <w:rPr>
          <w:b/>
          <w:noProof w:val="0"/>
          <w:sz w:val="28"/>
          <w:szCs w:val="24"/>
          <w:lang w:eastAsia="x-none"/>
        </w:rPr>
      </w:pPr>
      <w:r>
        <w:br w:type="page"/>
      </w:r>
    </w:p>
    <w:p w14:paraId="74993FFD" w14:textId="7A857C08" w:rsidR="00342D27" w:rsidRDefault="00ED7AE6" w:rsidP="006E718A">
      <w:pPr>
        <w:pStyle w:val="Heading1"/>
        <w:spacing w:after="0" w:line="240" w:lineRule="auto"/>
        <w:rPr>
          <w:ins w:id="1696" w:author="Ahmad Abdulraheem M. Bamagoos" w:date="2019-05-20T21:27:00Z"/>
        </w:rPr>
      </w:pPr>
      <w:r w:rsidRPr="00712269">
        <w:lastRenderedPageBreak/>
        <w:t>Figure</w:t>
      </w:r>
      <w:r w:rsidR="00A24AAA" w:rsidRPr="00712269">
        <w:t>s and Figure</w:t>
      </w:r>
      <w:r w:rsidRPr="00712269">
        <w:t xml:space="preserve"> Legends</w:t>
      </w:r>
    </w:p>
    <w:p w14:paraId="6DF42D59" w14:textId="77777777" w:rsidR="00342D27" w:rsidRDefault="00342D27" w:rsidP="006E718A">
      <w:pPr>
        <w:pStyle w:val="Heading1"/>
        <w:spacing w:after="0" w:line="240" w:lineRule="auto"/>
        <w:rPr>
          <w:ins w:id="1697" w:author="Ahmad Abdulraheem M. Bamagoos" w:date="2019-05-20T21:27:00Z"/>
        </w:rPr>
      </w:pPr>
    </w:p>
    <w:p w14:paraId="277F4565" w14:textId="05AA9CB7" w:rsidR="007334D2" w:rsidRDefault="00342D27" w:rsidP="00D51360">
      <w:pPr>
        <w:pStyle w:val="TableText"/>
        <w:spacing w:line="360" w:lineRule="auto"/>
        <w:jc w:val="both"/>
        <w:rPr>
          <w:ins w:id="1698" w:author="Sands, Scott A.,Ph.D." w:date="2019-06-07T01:33:00Z"/>
          <w:sz w:val="24"/>
          <w:szCs w:val="24"/>
        </w:rPr>
      </w:pPr>
      <w:ins w:id="1699" w:author="Ahmad Abdulraheem M. Bamagoos" w:date="2019-05-20T21:27:00Z">
        <w:r w:rsidRPr="00C91F05">
          <w:rPr>
            <w:b/>
            <w:sz w:val="24"/>
            <w:szCs w:val="24"/>
          </w:rPr>
          <w:t xml:space="preserve">Figure 1. </w:t>
        </w:r>
        <w:del w:id="1700" w:author="Sands, Scott A.,Ph.D." w:date="2019-06-07T01:03:00Z">
          <w:r w:rsidRPr="00C91F05" w:rsidDel="00C14A52">
            <w:rPr>
              <w:bCs w:val="0"/>
              <w:sz w:val="24"/>
              <w:szCs w:val="24"/>
            </w:rPr>
            <w:delText>Example</w:delText>
          </w:r>
        </w:del>
      </w:ins>
      <w:ins w:id="1701" w:author="Sands, Scott A.,Ph.D." w:date="2019-06-07T01:05:00Z">
        <w:r w:rsidR="00C14A52">
          <w:rPr>
            <w:bCs w:val="0"/>
            <w:sz w:val="24"/>
            <w:szCs w:val="24"/>
          </w:rPr>
          <w:t xml:space="preserve">Key </w:t>
        </w:r>
      </w:ins>
      <w:ins w:id="1702" w:author="Ahmad Abdulraheem M. Bamagoos" w:date="2019-05-20T21:27:00Z">
        <w:del w:id="1703" w:author="Sands, Scott A.,Ph.D." w:date="2019-06-07T01:05:00Z">
          <w:r w:rsidRPr="00C91F05" w:rsidDel="00C14A52">
            <w:rPr>
              <w:bCs w:val="0"/>
              <w:sz w:val="24"/>
              <w:szCs w:val="24"/>
            </w:rPr>
            <w:delText xml:space="preserve"> </w:delText>
          </w:r>
        </w:del>
        <w:r w:rsidRPr="00C91F05">
          <w:rPr>
            <w:sz w:val="24"/>
            <w:szCs w:val="24"/>
          </w:rPr>
          <w:t>slices</w:t>
        </w:r>
      </w:ins>
      <w:ins w:id="1704" w:author="Ahmad Abdulraheem M. Bamagoos" w:date="2019-05-20T21:28:00Z">
        <w:r w:rsidRPr="00C91F05">
          <w:rPr>
            <w:sz w:val="24"/>
            <w:szCs w:val="24"/>
          </w:rPr>
          <w:t xml:space="preserve"> </w:t>
        </w:r>
      </w:ins>
      <w:ins w:id="1705" w:author="Ahmad Abdulraheem M. Bamagoos" w:date="2019-05-20T21:29:00Z">
        <w:del w:id="1706" w:author="Sands, Scott A.,Ph.D." w:date="2019-06-07T01:04:00Z">
          <w:r w:rsidR="00365530" w:rsidRPr="00C91F05" w:rsidDel="00C14A52">
            <w:rPr>
              <w:sz w:val="24"/>
              <w:szCs w:val="24"/>
            </w:rPr>
            <w:delText>(</w:delText>
          </w:r>
        </w:del>
        <w:del w:id="1707" w:author="Sands, Scott A.,Ph.D." w:date="2019-06-07T01:03:00Z">
          <w:r w:rsidR="00365530" w:rsidRPr="00C91F05" w:rsidDel="00C14A52">
            <w:rPr>
              <w:sz w:val="24"/>
              <w:szCs w:val="24"/>
            </w:rPr>
            <w:delText>6</w:delText>
          </w:r>
        </w:del>
        <w:del w:id="1708" w:author="Sands, Scott A.,Ph.D." w:date="2019-06-07T01:04:00Z">
          <w:r w:rsidR="00365530" w:rsidRPr="00C91F05" w:rsidDel="00C14A52">
            <w:rPr>
              <w:sz w:val="24"/>
              <w:szCs w:val="24"/>
            </w:rPr>
            <w:delText xml:space="preserve"> out o</w:delText>
          </w:r>
        </w:del>
      </w:ins>
      <w:ins w:id="1709" w:author="Ahmad Abdulraheem M. Bamagoos" w:date="2019-05-20T21:30:00Z">
        <w:del w:id="1710" w:author="Sands, Scott A.,Ph.D." w:date="2019-06-07T01:04:00Z">
          <w:r w:rsidR="00365530" w:rsidRPr="00C91F05" w:rsidDel="00C14A52">
            <w:rPr>
              <w:sz w:val="24"/>
              <w:szCs w:val="24"/>
            </w:rPr>
            <w:delText xml:space="preserve">f a total 15 interaction slice) </w:delText>
          </w:r>
        </w:del>
      </w:ins>
      <w:ins w:id="1711" w:author="Ahmad Abdulraheem M. Bamagoos" w:date="2019-05-20T21:27:00Z">
        <w:del w:id="1712" w:author="Sands, Scott A.,Ph.D." w:date="2019-06-07T01:04:00Z">
          <w:r w:rsidRPr="00C91F05" w:rsidDel="00C14A52">
            <w:rPr>
              <w:sz w:val="24"/>
              <w:szCs w:val="24"/>
            </w:rPr>
            <w:delText>of</w:delText>
          </w:r>
        </w:del>
      </w:ins>
      <w:ins w:id="1713" w:author="Sands, Scott A.,Ph.D." w:date="2019-06-07T01:04:00Z">
        <w:r w:rsidR="00C14A52">
          <w:rPr>
            <w:sz w:val="24"/>
            <w:szCs w:val="24"/>
          </w:rPr>
          <w:t>of the</w:t>
        </w:r>
      </w:ins>
      <w:ins w:id="1714" w:author="Ahmad Abdulraheem M. Bamagoos" w:date="2019-05-20T21:27:00Z">
        <w:r w:rsidRPr="00C91F05">
          <w:rPr>
            <w:sz w:val="24"/>
            <w:szCs w:val="24"/>
          </w:rPr>
          <w:t xml:space="preserve"> </w:t>
        </w:r>
      </w:ins>
      <w:ins w:id="1715" w:author="Sands, Scott A.,Ph.D." w:date="2019-06-07T01:05:00Z">
        <w:r w:rsidR="00C14A52">
          <w:rPr>
            <w:sz w:val="24"/>
            <w:szCs w:val="24"/>
          </w:rPr>
          <w:t xml:space="preserve">5-trait </w:t>
        </w:r>
      </w:ins>
      <w:ins w:id="1716" w:author="Ahmad Abdulraheem M. Bamagoos" w:date="2019-05-20T21:27:00Z">
        <w:del w:id="1717" w:author="Sands, Scott A.,Ph.D." w:date="2019-06-07T01:04:00Z">
          <w:r w:rsidRPr="00C91F05" w:rsidDel="00C14A52">
            <w:rPr>
              <w:sz w:val="24"/>
              <w:szCs w:val="24"/>
            </w:rPr>
            <w:delText xml:space="preserve">our </w:delText>
          </w:r>
        </w:del>
        <w:r w:rsidRPr="00C91F05">
          <w:rPr>
            <w:sz w:val="24"/>
            <w:szCs w:val="24"/>
          </w:rPr>
          <w:t xml:space="preserve">multivariable </w:t>
        </w:r>
        <w:del w:id="1718" w:author="Sands, Scott A.,Ph.D." w:date="2019-06-07T01:05:00Z">
          <w:r w:rsidRPr="00C91F05" w:rsidDel="00C14A52">
            <w:rPr>
              <w:sz w:val="24"/>
              <w:szCs w:val="24"/>
            </w:rPr>
            <w:delText>predic</w:delText>
          </w:r>
        </w:del>
        <w:del w:id="1719" w:author="Sands, Scott A.,Ph.D." w:date="2019-06-07T01:03:00Z">
          <w:r w:rsidRPr="00C91F05" w:rsidDel="00C14A52">
            <w:rPr>
              <w:sz w:val="24"/>
              <w:szCs w:val="24"/>
            </w:rPr>
            <w:delText>i</w:delText>
          </w:r>
        </w:del>
        <w:del w:id="1720" w:author="Sands, Scott A.,Ph.D." w:date="2019-06-07T01:05:00Z">
          <w:r w:rsidRPr="00C91F05" w:rsidDel="00C14A52">
            <w:rPr>
              <w:sz w:val="24"/>
              <w:szCs w:val="24"/>
            </w:rPr>
            <w:delText xml:space="preserve">tion </w:delText>
          </w:r>
        </w:del>
        <w:r w:rsidRPr="00C91F05">
          <w:rPr>
            <w:sz w:val="24"/>
            <w:szCs w:val="24"/>
          </w:rPr>
          <w:t xml:space="preserve">model </w:t>
        </w:r>
      </w:ins>
      <w:ins w:id="1721" w:author="Sands, Scott A.,Ph.D." w:date="2019-06-07T01:21:00Z">
        <w:r w:rsidR="00B8695B">
          <w:rPr>
            <w:sz w:val="24"/>
            <w:szCs w:val="24"/>
          </w:rPr>
          <w:t xml:space="preserve">(Table 2) </w:t>
        </w:r>
      </w:ins>
      <w:ins w:id="1722" w:author="Ahmad Abdulraheem M. Bamagoos" w:date="2019-05-20T21:27:00Z">
        <w:del w:id="1723" w:author="Sands, Scott A.,Ph.D." w:date="2019-06-07T01:21:00Z">
          <w:r w:rsidRPr="00C91F05" w:rsidDel="00EE2AED">
            <w:rPr>
              <w:sz w:val="24"/>
              <w:szCs w:val="24"/>
            </w:rPr>
            <w:delText xml:space="preserve">which </w:delText>
          </w:r>
        </w:del>
      </w:ins>
      <w:ins w:id="1724" w:author="Sands, Scott A.,Ph.D." w:date="2019-06-07T01:06:00Z">
        <w:r w:rsidR="00C14A52">
          <w:rPr>
            <w:sz w:val="24"/>
            <w:szCs w:val="24"/>
          </w:rPr>
          <w:t>illustrat</w:t>
        </w:r>
      </w:ins>
      <w:ins w:id="1725" w:author="Sands, Scott A.,Ph.D." w:date="2019-06-07T01:21:00Z">
        <w:r w:rsidR="00EE2AED">
          <w:rPr>
            <w:sz w:val="24"/>
            <w:szCs w:val="24"/>
          </w:rPr>
          <w:t>ing</w:t>
        </w:r>
      </w:ins>
      <w:ins w:id="1726" w:author="Sands, Scott A.,Ph.D." w:date="2019-06-07T01:06:00Z">
        <w:r w:rsidR="00C14A52">
          <w:rPr>
            <w:sz w:val="24"/>
            <w:szCs w:val="24"/>
          </w:rPr>
          <w:t xml:space="preserve"> how </w:t>
        </w:r>
      </w:ins>
      <w:ins w:id="1727" w:author="Sands, Scott A.,Ph.D." w:date="2019-06-07T01:21:00Z">
        <w:r w:rsidR="00EE2AED">
          <w:rPr>
            <w:sz w:val="24"/>
            <w:szCs w:val="24"/>
          </w:rPr>
          <w:t xml:space="preserve">combinations of </w:t>
        </w:r>
      </w:ins>
      <w:ins w:id="1728" w:author="Sands, Scott A.,Ph.D." w:date="2019-06-07T01:06:00Z">
        <w:r w:rsidR="00C14A52">
          <w:rPr>
            <w:sz w:val="24"/>
            <w:szCs w:val="24"/>
          </w:rPr>
          <w:t xml:space="preserve">traits </w:t>
        </w:r>
      </w:ins>
      <w:ins w:id="1729" w:author="Sands, Scott A.,Ph.D." w:date="2019-06-07T01:22:00Z">
        <w:r w:rsidR="00EE2AED">
          <w:rPr>
            <w:sz w:val="24"/>
            <w:szCs w:val="24"/>
          </w:rPr>
          <w:t xml:space="preserve">may influence </w:t>
        </w:r>
      </w:ins>
      <w:ins w:id="1730" w:author="Ahmad Abdulraheem M. Bamagoos" w:date="2019-05-20T21:27:00Z">
        <w:del w:id="1731" w:author="Sands, Scott A.,Ph.D." w:date="2019-06-07T01:07:00Z">
          <w:r w:rsidRPr="00C91F05" w:rsidDel="00C14A52">
            <w:rPr>
              <w:sz w:val="24"/>
              <w:szCs w:val="24"/>
            </w:rPr>
            <w:delText xml:space="preserve">examined </w:delText>
          </w:r>
        </w:del>
      </w:ins>
      <w:ins w:id="1732" w:author="Ahmad Abdulraheem M. Bamagoos" w:date="2019-05-20T21:39:00Z">
        <w:del w:id="1733" w:author="Sands, Scott A.,Ph.D." w:date="2019-06-07T01:07:00Z">
          <w:r w:rsidR="00D51360" w:rsidDel="00C14A52">
            <w:rPr>
              <w:sz w:val="24"/>
              <w:szCs w:val="24"/>
            </w:rPr>
            <w:delText xml:space="preserve">the </w:delText>
          </w:r>
        </w:del>
      </w:ins>
      <w:ins w:id="1734" w:author="Ahmad Abdulraheem M. Bamagoos" w:date="2019-05-20T21:27:00Z">
        <w:del w:id="1735" w:author="Sands, Scott A.,Ph.D." w:date="2019-06-07T01:07:00Z">
          <w:r w:rsidRPr="00C91F05" w:rsidDel="00C14A52">
            <w:rPr>
              <w:sz w:val="24"/>
              <w:szCs w:val="24"/>
            </w:rPr>
            <w:delText>interaction</w:delText>
          </w:r>
        </w:del>
      </w:ins>
      <w:ins w:id="1736" w:author="Ahmad Abdulraheem M. Bamagoos" w:date="2019-05-20T21:37:00Z">
        <w:del w:id="1737" w:author="Sands, Scott A.,Ph.D." w:date="2019-06-07T01:07:00Z">
          <w:r w:rsidR="00DC7E4B" w:rsidDel="00C14A52">
            <w:rPr>
              <w:sz w:val="24"/>
              <w:szCs w:val="24"/>
            </w:rPr>
            <w:delText>s</w:delText>
          </w:r>
        </w:del>
      </w:ins>
      <w:ins w:id="1738" w:author="Ahmad Abdulraheem M. Bamagoos" w:date="2019-05-20T21:27:00Z">
        <w:del w:id="1739" w:author="Sands, Scott A.,Ph.D." w:date="2019-06-07T01:07:00Z">
          <w:r w:rsidRPr="00C91F05" w:rsidDel="00C14A52">
            <w:rPr>
              <w:sz w:val="24"/>
              <w:szCs w:val="24"/>
            </w:rPr>
            <w:delText xml:space="preserve"> between</w:delText>
          </w:r>
        </w:del>
      </w:ins>
      <w:ins w:id="1740" w:author="Ahmad Abdulraheem M. Bamagoos" w:date="2019-05-20T21:37:00Z">
        <w:del w:id="1741" w:author="Sands, Scott A.,Ph.D." w:date="2019-06-07T01:07:00Z">
          <w:r w:rsidR="00DC7E4B" w:rsidDel="00C14A52">
            <w:rPr>
              <w:sz w:val="24"/>
              <w:szCs w:val="24"/>
            </w:rPr>
            <w:delText xml:space="preserve"> the</w:delText>
          </w:r>
        </w:del>
      </w:ins>
      <w:ins w:id="1742" w:author="Ahmad Abdulraheem M. Bamagoos" w:date="2019-05-20T21:27:00Z">
        <w:del w:id="1743" w:author="Sands, Scott A.,Ph.D." w:date="2019-06-07T01:07:00Z">
          <w:r w:rsidRPr="00C91F05" w:rsidDel="00C14A52">
            <w:rPr>
              <w:sz w:val="24"/>
              <w:szCs w:val="24"/>
            </w:rPr>
            <w:delText xml:space="preserve"> five endotypic traits causing obstructive sleep apnea </w:delText>
          </w:r>
        </w:del>
      </w:ins>
      <w:ins w:id="1744" w:author="Ahmad Abdulraheem M. Bamagoos" w:date="2019-05-20T21:39:00Z">
        <w:del w:id="1745" w:author="Sands, Scott A.,Ph.D." w:date="2019-06-07T01:07:00Z">
          <w:r w:rsidR="00D51360" w:rsidDel="00C14A52">
            <w:rPr>
              <w:sz w:val="24"/>
              <w:szCs w:val="24"/>
            </w:rPr>
            <w:delText>(</w:delText>
          </w:r>
        </w:del>
      </w:ins>
      <w:ins w:id="1746" w:author="Ahmad Abdulraheem M. Bamagoos" w:date="2019-05-20T21:38:00Z">
        <w:del w:id="1747" w:author="Sands, Scott A.,Ph.D." w:date="2019-06-07T01:07:00Z">
          <w:r w:rsidR="00DC7E4B" w:rsidDel="00C14A52">
            <w:rPr>
              <w:sz w:val="24"/>
              <w:szCs w:val="24"/>
            </w:rPr>
            <w:delText>Vpassive, Vactive, loop gain, arousal threshold and ventilatory response to arousal</w:delText>
          </w:r>
        </w:del>
      </w:ins>
      <w:ins w:id="1748" w:author="Ahmad Abdulraheem M. Bamagoos" w:date="2019-05-20T21:39:00Z">
        <w:del w:id="1749" w:author="Sands, Scott A.,Ph.D." w:date="2019-06-07T01:07:00Z">
          <w:r w:rsidR="00D51360" w:rsidDel="00C14A52">
            <w:rPr>
              <w:sz w:val="24"/>
              <w:szCs w:val="24"/>
            </w:rPr>
            <w:delText>)</w:delText>
          </w:r>
        </w:del>
      </w:ins>
      <w:ins w:id="1750" w:author="Ahmad Abdulraheem M. Bamagoos" w:date="2019-05-20T21:38:00Z">
        <w:del w:id="1751" w:author="Sands, Scott A.,Ph.D." w:date="2019-06-07T01:07:00Z">
          <w:r w:rsidR="00DC7E4B" w:rsidDel="00C14A52">
            <w:rPr>
              <w:sz w:val="24"/>
              <w:szCs w:val="24"/>
            </w:rPr>
            <w:delText xml:space="preserve"> </w:delText>
          </w:r>
        </w:del>
      </w:ins>
      <w:ins w:id="1752" w:author="Ahmad Abdulraheem M. Bamagoos" w:date="2019-05-20T21:27:00Z">
        <w:del w:id="1753" w:author="Sands, Scott A.,Ph.D." w:date="2019-06-07T01:07:00Z">
          <w:r w:rsidRPr="00C91F05" w:rsidDel="00C14A52">
            <w:rPr>
              <w:sz w:val="24"/>
              <w:szCs w:val="24"/>
            </w:rPr>
            <w:delText xml:space="preserve">to determine </w:delText>
          </w:r>
        </w:del>
        <w:r w:rsidRPr="00C91F05">
          <w:rPr>
            <w:sz w:val="24"/>
            <w:szCs w:val="24"/>
          </w:rPr>
          <w:t xml:space="preserve">oral appliance efficacy. Each slice </w:t>
        </w:r>
        <w:del w:id="1754" w:author="Sands, Scott A.,Ph.D." w:date="2019-06-07T01:26:00Z">
          <w:r w:rsidRPr="00C91F05" w:rsidDel="00727CF6">
            <w:rPr>
              <w:sz w:val="24"/>
              <w:szCs w:val="24"/>
            </w:rPr>
            <w:delText>represents</w:delText>
          </w:r>
        </w:del>
      </w:ins>
      <w:ins w:id="1755" w:author="Sands, Scott A.,Ph.D." w:date="2019-06-07T01:26:00Z">
        <w:r w:rsidR="00727CF6">
          <w:rPr>
            <w:sz w:val="24"/>
            <w:szCs w:val="24"/>
          </w:rPr>
          <w:t>illustrates</w:t>
        </w:r>
      </w:ins>
      <w:ins w:id="1756" w:author="Ahmad Abdulraheem M. Bamagoos" w:date="2019-05-20T21:27:00Z">
        <w:r w:rsidRPr="00C91F05">
          <w:rPr>
            <w:sz w:val="24"/>
            <w:szCs w:val="24"/>
          </w:rPr>
          <w:t xml:space="preserve"> </w:t>
        </w:r>
        <w:del w:id="1757" w:author="Sands, Scott A.,Ph.D." w:date="2019-06-07T01:26:00Z">
          <w:r w:rsidRPr="00C91F05" w:rsidDel="00727CF6">
            <w:rPr>
              <w:sz w:val="24"/>
              <w:szCs w:val="24"/>
            </w:rPr>
            <w:delText>a</w:delText>
          </w:r>
        </w:del>
      </w:ins>
      <w:ins w:id="1758" w:author="Sands, Scott A.,Ph.D." w:date="2019-06-07T01:26:00Z">
        <w:r w:rsidR="00727CF6">
          <w:rPr>
            <w:sz w:val="24"/>
            <w:szCs w:val="24"/>
          </w:rPr>
          <w:t>the</w:t>
        </w:r>
      </w:ins>
      <w:ins w:id="1759" w:author="Ahmad Abdulraheem M. Bamagoos" w:date="2019-05-20T21:27:00Z">
        <w:r w:rsidRPr="00C91F05">
          <w:rPr>
            <w:sz w:val="24"/>
            <w:szCs w:val="24"/>
          </w:rPr>
          <w:t xml:space="preserve"> </w:t>
        </w:r>
        <w:del w:id="1760" w:author="Sands, Scott A.,Ph.D." w:date="2019-06-07T01:07:00Z">
          <w:r w:rsidRPr="00C91F05" w:rsidDel="00C14A52">
            <w:rPr>
              <w:sz w:val="24"/>
              <w:szCs w:val="24"/>
            </w:rPr>
            <w:delText>simplifed two</w:delText>
          </w:r>
        </w:del>
      </w:ins>
      <w:ins w:id="1761" w:author="Sands, Scott A.,Ph.D." w:date="2019-06-07T01:07:00Z">
        <w:r w:rsidR="00C14A52">
          <w:rPr>
            <w:sz w:val="24"/>
            <w:szCs w:val="24"/>
          </w:rPr>
          <w:t>2</w:t>
        </w:r>
      </w:ins>
      <w:ins w:id="1762" w:author="Ahmad Abdulraheem M. Bamagoos" w:date="2019-05-20T21:27:00Z">
        <w:r w:rsidRPr="00C91F05">
          <w:rPr>
            <w:sz w:val="24"/>
            <w:szCs w:val="24"/>
          </w:rPr>
          <w:t xml:space="preserve">-trait </w:t>
        </w:r>
      </w:ins>
      <w:ins w:id="1763" w:author="Sands, Scott A.,Ph.D." w:date="2019-06-07T01:26:00Z">
        <w:r w:rsidR="00727CF6">
          <w:rPr>
            <w:sz w:val="24"/>
            <w:szCs w:val="24"/>
          </w:rPr>
          <w:t xml:space="preserve">“cross-section” </w:t>
        </w:r>
      </w:ins>
      <w:ins w:id="1764" w:author="Ahmad Abdulraheem M. Bamagoos" w:date="2019-05-20T21:27:00Z">
        <w:del w:id="1765" w:author="Sands, Scott A.,Ph.D." w:date="2019-06-07T01:36:00Z">
          <w:r w:rsidRPr="00C91F05" w:rsidDel="007334D2">
            <w:rPr>
              <w:sz w:val="24"/>
              <w:szCs w:val="24"/>
            </w:rPr>
            <w:delText xml:space="preserve">version </w:delText>
          </w:r>
        </w:del>
        <w:r w:rsidRPr="00C91F05">
          <w:rPr>
            <w:sz w:val="24"/>
            <w:szCs w:val="24"/>
          </w:rPr>
          <w:t xml:space="preserve">of the </w:t>
        </w:r>
      </w:ins>
      <w:ins w:id="1766" w:author="Sands, Scott A.,Ph.D." w:date="2019-06-07T01:26:00Z">
        <w:r w:rsidR="00727CF6">
          <w:rPr>
            <w:sz w:val="24"/>
            <w:szCs w:val="24"/>
          </w:rPr>
          <w:t xml:space="preserve">full </w:t>
        </w:r>
      </w:ins>
      <w:ins w:id="1767" w:author="Ahmad Abdulraheem M. Bamagoos" w:date="2019-05-20T21:27:00Z">
        <w:r w:rsidRPr="00C91F05">
          <w:rPr>
            <w:sz w:val="24"/>
            <w:szCs w:val="24"/>
          </w:rPr>
          <w:t xml:space="preserve">model </w:t>
        </w:r>
        <w:del w:id="1768" w:author="Sands, Scott A.,Ph.D." w:date="2019-06-07T01:07:00Z">
          <w:r w:rsidRPr="00C91F05" w:rsidDel="00C14A52">
            <w:rPr>
              <w:sz w:val="24"/>
              <w:szCs w:val="24"/>
            </w:rPr>
            <w:delText xml:space="preserve">that is </w:delText>
          </w:r>
        </w:del>
        <w:r w:rsidRPr="00C91F05">
          <w:rPr>
            <w:sz w:val="24"/>
            <w:szCs w:val="24"/>
          </w:rPr>
          <w:t xml:space="preserve">drawn at </w:t>
        </w:r>
      </w:ins>
      <w:ins w:id="1769" w:author="Sands, Scott A.,Ph.D." w:date="2019-06-07T01:07:00Z">
        <w:r w:rsidR="00C14A52">
          <w:rPr>
            <w:sz w:val="24"/>
            <w:szCs w:val="24"/>
          </w:rPr>
          <w:t xml:space="preserve">the </w:t>
        </w:r>
      </w:ins>
      <w:ins w:id="1770" w:author="Ahmad Abdulraheem M. Bamagoos" w:date="2019-05-20T21:27:00Z">
        <w:r w:rsidRPr="00C91F05">
          <w:rPr>
            <w:sz w:val="24"/>
            <w:szCs w:val="24"/>
          </w:rPr>
          <w:t>mean values of the remaining three traits. Dots represent “true” response observations of individual patients</w:t>
        </w:r>
      </w:ins>
      <w:ins w:id="1771" w:author="Sands, Scott A.,Ph.D." w:date="2019-06-07T01:09:00Z">
        <w:r w:rsidR="00C14A52">
          <w:rPr>
            <w:sz w:val="24"/>
            <w:szCs w:val="24"/>
          </w:rPr>
          <w:t>:</w:t>
        </w:r>
      </w:ins>
      <w:ins w:id="1772" w:author="Ahmad Abdulraheem M. Bamagoos" w:date="2019-05-20T21:27:00Z">
        <w:r w:rsidRPr="00C91F05">
          <w:rPr>
            <w:sz w:val="24"/>
            <w:szCs w:val="24"/>
          </w:rPr>
          <w:t xml:space="preserve"> </w:t>
        </w:r>
        <w:del w:id="1773" w:author="Sands, Scott A.,Ph.D." w:date="2019-06-07T01:09:00Z">
          <w:r w:rsidRPr="00C91F05" w:rsidDel="00C14A52">
            <w:rPr>
              <w:sz w:val="24"/>
              <w:szCs w:val="24"/>
            </w:rPr>
            <w:delText>(</w:delText>
          </w:r>
        </w:del>
      </w:ins>
      <w:ins w:id="1774" w:author="Sands, Scott A.,Ph.D." w:date="2019-06-07T01:09:00Z">
        <w:r w:rsidR="00C14A52" w:rsidRPr="00C91F05">
          <w:rPr>
            <w:sz w:val="24"/>
            <w:szCs w:val="24"/>
          </w:rPr>
          <w:t xml:space="preserve">red for non-responders </w:t>
        </w:r>
        <w:r w:rsidR="00C14A52">
          <w:rPr>
            <w:sz w:val="24"/>
            <w:szCs w:val="24"/>
          </w:rPr>
          <w:t xml:space="preserve">(&lt;50% reduction in AHI with treatment), </w:t>
        </w:r>
      </w:ins>
      <w:ins w:id="1775" w:author="Sands, Scott A.,Ph.D." w:date="2019-06-07T01:13:00Z">
        <w:r w:rsidR="00B8695B">
          <w:rPr>
            <w:sz w:val="24"/>
            <w:szCs w:val="24"/>
          </w:rPr>
          <w:t xml:space="preserve">orange and </w:t>
        </w:r>
      </w:ins>
      <w:ins w:id="1776" w:author="Ahmad Abdulraheem M. Bamagoos" w:date="2019-05-20T21:27:00Z">
        <w:r w:rsidRPr="00C91F05">
          <w:rPr>
            <w:sz w:val="24"/>
            <w:szCs w:val="24"/>
          </w:rPr>
          <w:t xml:space="preserve">green for </w:t>
        </w:r>
        <w:del w:id="1777" w:author="Sands, Scott A.,Ph.D." w:date="2019-06-07T01:12:00Z">
          <w:r w:rsidRPr="00C91F05" w:rsidDel="00B8695B">
            <w:rPr>
              <w:sz w:val="24"/>
              <w:szCs w:val="24"/>
            </w:rPr>
            <w:delText xml:space="preserve">true </w:delText>
          </w:r>
        </w:del>
        <w:r w:rsidRPr="00C91F05">
          <w:rPr>
            <w:sz w:val="24"/>
            <w:szCs w:val="24"/>
          </w:rPr>
          <w:t xml:space="preserve">responders </w:t>
        </w:r>
      </w:ins>
      <w:ins w:id="1778" w:author="Sands, Scott A.,Ph.D." w:date="2019-06-07T01:25:00Z">
        <w:r w:rsidR="00727CF6">
          <w:rPr>
            <w:sz w:val="24"/>
            <w:szCs w:val="24"/>
          </w:rPr>
          <w:t>(</w:t>
        </w:r>
      </w:ins>
      <w:ins w:id="1779" w:author="Sands, Scott A.,Ph.D." w:date="2019-06-07T01:13:00Z">
        <w:r w:rsidR="00B8695B">
          <w:rPr>
            <w:sz w:val="24"/>
            <w:szCs w:val="24"/>
          </w:rPr>
          <w:t>50</w:t>
        </w:r>
      </w:ins>
      <w:ins w:id="1780" w:author="Sands, Scott A.,Ph.D." w:date="2019-06-07T01:25:00Z">
        <w:r w:rsidR="00727CF6">
          <w:rPr>
            <w:sz w:val="24"/>
            <w:szCs w:val="24"/>
          </w:rPr>
          <w:t>-70%</w:t>
        </w:r>
      </w:ins>
      <w:ins w:id="1781" w:author="Sands, Scott A.,Ph.D." w:date="2019-06-07T01:13:00Z">
        <w:r w:rsidR="00B8695B">
          <w:rPr>
            <w:sz w:val="24"/>
            <w:szCs w:val="24"/>
          </w:rPr>
          <w:t xml:space="preserve"> </w:t>
        </w:r>
      </w:ins>
      <w:ins w:id="1782" w:author="Sands, Scott A.,Ph.D." w:date="2019-06-07T01:12:00Z">
        <w:r w:rsidR="00B8695B">
          <w:rPr>
            <w:sz w:val="24"/>
            <w:szCs w:val="24"/>
          </w:rPr>
          <w:t>reduction in AHI</w:t>
        </w:r>
      </w:ins>
      <w:ins w:id="1783" w:author="Sands, Scott A.,Ph.D." w:date="2019-06-07T01:13:00Z">
        <w:r w:rsidR="00B8695B">
          <w:rPr>
            <w:sz w:val="24"/>
            <w:szCs w:val="24"/>
          </w:rPr>
          <w:t xml:space="preserve"> and &gt;70% reduction in AHI respectively</w:t>
        </w:r>
      </w:ins>
      <w:ins w:id="1784" w:author="Sands, Scott A.,Ph.D." w:date="2019-06-07T01:12:00Z">
        <w:r w:rsidR="00B8695B">
          <w:rPr>
            <w:sz w:val="24"/>
            <w:szCs w:val="24"/>
          </w:rPr>
          <w:t>)</w:t>
        </w:r>
      </w:ins>
      <w:ins w:id="1785" w:author="Sands, Scott A.,Ph.D." w:date="2019-06-07T01:13:00Z">
        <w:r w:rsidR="00B8695B">
          <w:rPr>
            <w:sz w:val="24"/>
            <w:szCs w:val="24"/>
          </w:rPr>
          <w:t xml:space="preserve">. </w:t>
        </w:r>
      </w:ins>
      <w:ins w:id="1786" w:author="Ahmad Abdulraheem M. Bamagoos" w:date="2019-05-20T21:27:00Z">
        <w:del w:id="1787" w:author="Sands, Scott A.,Ph.D." w:date="2019-06-07T01:13:00Z">
          <w:r w:rsidRPr="00C91F05" w:rsidDel="00B8695B">
            <w:rPr>
              <w:sz w:val="24"/>
              <w:szCs w:val="24"/>
            </w:rPr>
            <w:delText>and</w:delText>
          </w:r>
        </w:del>
        <w:del w:id="1788" w:author="Sands, Scott A.,Ph.D." w:date="2019-06-07T01:09:00Z">
          <w:r w:rsidRPr="00C91F05" w:rsidDel="00C14A52">
            <w:rPr>
              <w:sz w:val="24"/>
              <w:szCs w:val="24"/>
            </w:rPr>
            <w:delText xml:space="preserve"> red for true non-responders</w:delText>
          </w:r>
        </w:del>
        <w:del w:id="1789" w:author="Sands, Scott A.,Ph.D." w:date="2019-06-07T01:13:00Z">
          <w:r w:rsidRPr="00C91F05" w:rsidDel="00B8695B">
            <w:rPr>
              <w:sz w:val="24"/>
              <w:szCs w:val="24"/>
            </w:rPr>
            <w:delText xml:space="preserve">). </w:delText>
          </w:r>
        </w:del>
        <w:r w:rsidRPr="00C91F05">
          <w:rPr>
            <w:sz w:val="24"/>
            <w:szCs w:val="24"/>
          </w:rPr>
          <w:t>Background regions represent</w:t>
        </w:r>
        <w:del w:id="1790" w:author="Sands, Scott A.,Ph.D." w:date="2019-06-07T01:37:00Z">
          <w:r w:rsidRPr="00C91F05" w:rsidDel="007334D2">
            <w:rPr>
              <w:sz w:val="24"/>
              <w:szCs w:val="24"/>
            </w:rPr>
            <w:delText>s</w:delText>
          </w:r>
        </w:del>
        <w:r w:rsidRPr="00C91F05">
          <w:rPr>
            <w:sz w:val="24"/>
            <w:szCs w:val="24"/>
          </w:rPr>
          <w:t xml:space="preserve"> “predicted” response subgroups (light-green for predicted responders and light-red for predicted non-responders). </w:t>
        </w:r>
        <w:del w:id="1791" w:author="Sands, Scott A.,Ph.D." w:date="2019-06-07T01:13:00Z">
          <w:r w:rsidRPr="00D732F4" w:rsidDel="00B8695B">
            <w:rPr>
              <w:i/>
              <w:iCs/>
              <w:sz w:val="24"/>
              <w:szCs w:val="24"/>
              <w:rPrChange w:id="1792" w:author="Sands, Scott A.,Ph.D. [2]" w:date="2019-06-07T18:11:00Z">
                <w:rPr>
                  <w:sz w:val="24"/>
                  <w:szCs w:val="24"/>
                </w:rPr>
              </w:rPrChange>
            </w:rPr>
            <w:delText xml:space="preserve">Dots in </w:delText>
          </w:r>
        </w:del>
        <w:del w:id="1793" w:author="Sands, Scott A.,Ph.D." w:date="2019-06-07T01:37:00Z">
          <w:r w:rsidRPr="00D732F4" w:rsidDel="007334D2">
            <w:rPr>
              <w:i/>
              <w:iCs/>
              <w:sz w:val="24"/>
              <w:szCs w:val="24"/>
              <w:rPrChange w:id="1794" w:author="Sands, Scott A.,Ph.D. [2]" w:date="2019-06-07T18:11:00Z">
                <w:rPr>
                  <w:sz w:val="24"/>
                  <w:szCs w:val="24"/>
                </w:rPr>
              </w:rPrChange>
            </w:rPr>
            <w:delText>gray represent</w:delText>
          </w:r>
        </w:del>
        <w:del w:id="1795" w:author="Sands, Scott A.,Ph.D." w:date="2019-06-07T01:14:00Z">
          <w:r w:rsidRPr="00D732F4" w:rsidDel="00B8695B">
            <w:rPr>
              <w:i/>
              <w:iCs/>
              <w:sz w:val="24"/>
              <w:szCs w:val="24"/>
              <w:rPrChange w:id="1796" w:author="Sands, Scott A.,Ph.D. [2]" w:date="2019-06-07T18:11:00Z">
                <w:rPr>
                  <w:sz w:val="24"/>
                  <w:szCs w:val="24"/>
                </w:rPr>
              </w:rPrChange>
            </w:rPr>
            <w:delText>s</w:delText>
          </w:r>
        </w:del>
        <w:del w:id="1797" w:author="Sands, Scott A.,Ph.D." w:date="2019-06-07T01:37:00Z">
          <w:r w:rsidRPr="00D732F4" w:rsidDel="007334D2">
            <w:rPr>
              <w:i/>
              <w:iCs/>
              <w:sz w:val="24"/>
              <w:szCs w:val="24"/>
              <w:rPrChange w:id="1798" w:author="Sands, Scott A.,Ph.D. [2]" w:date="2019-06-07T18:11:00Z">
                <w:rPr>
                  <w:sz w:val="24"/>
                  <w:szCs w:val="24"/>
                </w:rPr>
              </w:rPrChange>
            </w:rPr>
            <w:delText xml:space="preserve"> individual patients whose </w:delText>
          </w:r>
        </w:del>
        <w:del w:id="1799" w:author="Sands, Scott A.,Ph.D." w:date="2019-06-07T01:26:00Z">
          <w:r w:rsidRPr="00D732F4" w:rsidDel="00727CF6">
            <w:rPr>
              <w:i/>
              <w:iCs/>
              <w:sz w:val="24"/>
              <w:szCs w:val="24"/>
              <w:rPrChange w:id="1800" w:author="Sands, Scott A.,Ph.D. [2]" w:date="2019-06-07T18:11:00Z">
                <w:rPr>
                  <w:sz w:val="24"/>
                  <w:szCs w:val="24"/>
                </w:rPr>
              </w:rPrChange>
            </w:rPr>
            <w:delText xml:space="preserve">mean </w:delText>
          </w:r>
        </w:del>
        <w:del w:id="1801" w:author="Sands, Scott A.,Ph.D." w:date="2019-06-07T01:37:00Z">
          <w:r w:rsidRPr="00D732F4" w:rsidDel="007334D2">
            <w:rPr>
              <w:i/>
              <w:iCs/>
              <w:sz w:val="24"/>
              <w:szCs w:val="24"/>
              <w:rPrChange w:id="1802" w:author="Sands, Scott A.,Ph.D. [2]" w:date="2019-06-07T18:11:00Z">
                <w:rPr>
                  <w:sz w:val="24"/>
                  <w:szCs w:val="24"/>
                </w:rPr>
              </w:rPrChange>
            </w:rPr>
            <w:delText>values for the three remainig traits were too far to be represented in the simplifed two-trait view.</w:delText>
          </w:r>
        </w:del>
      </w:ins>
      <w:ins w:id="1803" w:author="Ahmad Abdulraheem M. Bamagoos" w:date="2019-05-20T21:30:00Z">
        <w:del w:id="1804" w:author="Sands, Scott A.,Ph.D." w:date="2019-06-07T01:37:00Z">
          <w:r w:rsidR="00365530" w:rsidRPr="00D732F4" w:rsidDel="007334D2">
            <w:rPr>
              <w:i/>
              <w:iCs/>
              <w:sz w:val="24"/>
              <w:szCs w:val="24"/>
              <w:rPrChange w:id="1805" w:author="Sands, Scott A.,Ph.D. [2]" w:date="2019-06-07T18:11:00Z">
                <w:rPr>
                  <w:sz w:val="24"/>
                  <w:szCs w:val="24"/>
                </w:rPr>
              </w:rPrChange>
            </w:rPr>
            <w:delText xml:space="preserve"> </w:delText>
          </w:r>
        </w:del>
      </w:ins>
      <w:ins w:id="1806" w:author="Sands, Scott A.,Ph.D." w:date="2019-06-07T01:15:00Z">
        <w:r w:rsidR="00B8695B" w:rsidRPr="00D732F4">
          <w:rPr>
            <w:i/>
            <w:iCs/>
            <w:sz w:val="24"/>
            <w:szCs w:val="24"/>
            <w:rPrChange w:id="1807" w:author="Sands, Scott A.,Ph.D. [2]" w:date="2019-06-07T18:11:00Z">
              <w:rPr>
                <w:sz w:val="24"/>
                <w:szCs w:val="24"/>
              </w:rPr>
            </w:rPrChange>
          </w:rPr>
          <w:t>Top</w:t>
        </w:r>
      </w:ins>
      <w:ins w:id="1808" w:author="Sands, Scott A.,Ph.D." w:date="2019-06-07T01:29:00Z">
        <w:r w:rsidR="00727CF6" w:rsidRPr="00D732F4">
          <w:rPr>
            <w:i/>
            <w:iCs/>
            <w:sz w:val="24"/>
            <w:szCs w:val="24"/>
            <w:rPrChange w:id="1809" w:author="Sands, Scott A.,Ph.D. [2]" w:date="2019-06-07T18:11:00Z">
              <w:rPr>
                <w:sz w:val="24"/>
                <w:szCs w:val="24"/>
              </w:rPr>
            </w:rPrChange>
          </w:rPr>
          <w:t xml:space="preserve"> and left</w:t>
        </w:r>
      </w:ins>
      <w:ins w:id="1810" w:author="Sands, Scott A.,Ph.D." w:date="2019-06-07T01:15:00Z">
        <w:r w:rsidR="00B8695B">
          <w:rPr>
            <w:sz w:val="24"/>
            <w:szCs w:val="24"/>
          </w:rPr>
          <w:t xml:space="preserve">: </w:t>
        </w:r>
      </w:ins>
      <w:ins w:id="1811" w:author="Sands, Scott A.,Ph.D." w:date="2019-06-07T01:28:00Z">
        <w:r w:rsidR="00727CF6">
          <w:rPr>
            <w:sz w:val="24"/>
            <w:szCs w:val="24"/>
          </w:rPr>
          <w:t>A</w:t>
        </w:r>
      </w:ins>
      <w:ins w:id="1812" w:author="Sands, Scott A.,Ph.D." w:date="2019-06-07T01:27:00Z">
        <w:r w:rsidR="00727CF6">
          <w:rPr>
            <w:sz w:val="24"/>
            <w:szCs w:val="24"/>
          </w:rPr>
          <w:t xml:space="preserve"> U-shaped relationship </w:t>
        </w:r>
      </w:ins>
      <w:ins w:id="1813" w:author="Sands, Scott A.,Ph.D." w:date="2019-06-07T01:28:00Z">
        <w:r w:rsidR="00727CF6">
          <w:rPr>
            <w:sz w:val="24"/>
            <w:szCs w:val="24"/>
          </w:rPr>
          <w:t>between collapsibility (Vpassive) and efficacy is evident</w:t>
        </w:r>
      </w:ins>
      <w:ins w:id="1814" w:author="Sands, Scott A.,Ph.D. [2]" w:date="2019-06-07T18:12:00Z">
        <w:r w:rsidR="00D732F4">
          <w:rPr>
            <w:sz w:val="24"/>
            <w:szCs w:val="24"/>
          </w:rPr>
          <w:t xml:space="preserve">. For example, in Top, </w:t>
        </w:r>
      </w:ins>
      <w:ins w:id="1815" w:author="Sands, Scott A.,Ph.D." w:date="2019-06-07T01:32:00Z">
        <w:del w:id="1816" w:author="Sands, Scott A.,Ph.D. [2]" w:date="2019-06-07T18:12:00Z">
          <w:r w:rsidR="007334D2" w:rsidDel="00D732F4">
            <w:rPr>
              <w:sz w:val="24"/>
              <w:szCs w:val="24"/>
            </w:rPr>
            <w:delText xml:space="preserve"> (</w:delText>
          </w:r>
        </w:del>
      </w:ins>
      <w:ins w:id="1817" w:author="Sands, Scott A.,Ph.D. [2]" w:date="2019-06-07T18:12:00Z">
        <w:r w:rsidR="00D732F4">
          <w:rPr>
            <w:sz w:val="24"/>
            <w:szCs w:val="24"/>
          </w:rPr>
          <w:t xml:space="preserve">the </w:t>
        </w:r>
      </w:ins>
      <w:ins w:id="1818" w:author="Sands, Scott A.,Ph.D." w:date="2019-06-07T01:37:00Z">
        <w:r w:rsidR="007334D2">
          <w:rPr>
            <w:sz w:val="24"/>
            <w:szCs w:val="24"/>
          </w:rPr>
          <w:t>light-</w:t>
        </w:r>
      </w:ins>
      <w:ins w:id="1819" w:author="Sands, Scott A.,Ph.D." w:date="2019-06-07T01:32:00Z">
        <w:r w:rsidR="007334D2">
          <w:rPr>
            <w:sz w:val="24"/>
            <w:szCs w:val="24"/>
          </w:rPr>
          <w:t xml:space="preserve">green shading </w:t>
        </w:r>
      </w:ins>
      <w:ins w:id="1820" w:author="Sands, Scott A.,Ph.D. [2]" w:date="2019-06-07T18:12:00Z">
        <w:r w:rsidR="00D732F4">
          <w:rPr>
            <w:sz w:val="24"/>
            <w:szCs w:val="24"/>
          </w:rPr>
          <w:t xml:space="preserve">indicating predicted responders are </w:t>
        </w:r>
      </w:ins>
      <w:ins w:id="1821" w:author="Sands, Scott A.,Ph.D." w:date="2019-06-07T01:32:00Z">
        <w:r w:rsidR="007334D2">
          <w:rPr>
            <w:sz w:val="24"/>
            <w:szCs w:val="24"/>
          </w:rPr>
          <w:t>only seen in a mid range of  “moderate” collapsibility</w:t>
        </w:r>
      </w:ins>
      <w:ins w:id="1822" w:author="Sands, Scott A.,Ph.D. [2]" w:date="2019-06-07T18:13:00Z">
        <w:r w:rsidR="00D732F4">
          <w:rPr>
            <w:sz w:val="24"/>
            <w:szCs w:val="24"/>
          </w:rPr>
          <w:t>, and at lower loop gain</w:t>
        </w:r>
      </w:ins>
      <w:ins w:id="1823" w:author="Sands, Scott A.,Ph.D." w:date="2019-06-07T01:32:00Z">
        <w:del w:id="1824" w:author="Sands, Scott A.,Ph.D. [2]" w:date="2019-06-07T18:13:00Z">
          <w:r w:rsidR="007334D2" w:rsidDel="00D732F4">
            <w:rPr>
              <w:sz w:val="24"/>
              <w:szCs w:val="24"/>
            </w:rPr>
            <w:delText>)</w:delText>
          </w:r>
        </w:del>
      </w:ins>
      <w:ins w:id="1825" w:author="Sands, Scott A.,Ph.D." w:date="2019-06-07T01:28:00Z">
        <w:del w:id="1826" w:author="Sands, Scott A.,Ph.D. [2]" w:date="2019-06-07T18:13:00Z">
          <w:r w:rsidR="00727CF6" w:rsidDel="00D732F4">
            <w:rPr>
              <w:sz w:val="24"/>
              <w:szCs w:val="24"/>
            </w:rPr>
            <w:delText>;</w:delText>
          </w:r>
        </w:del>
      </w:ins>
      <w:ins w:id="1827" w:author="Sands, Scott A.,Ph.D. [2]" w:date="2019-06-07T18:13:00Z">
        <w:r w:rsidR="00D732F4">
          <w:rPr>
            <w:sz w:val="24"/>
            <w:szCs w:val="24"/>
          </w:rPr>
          <w:t>.</w:t>
        </w:r>
      </w:ins>
      <w:ins w:id="1828" w:author="Sands, Scott A.,Ph.D." w:date="2019-06-07T01:28:00Z">
        <w:r w:rsidR="00727CF6">
          <w:rPr>
            <w:sz w:val="24"/>
            <w:szCs w:val="24"/>
          </w:rPr>
          <w:t xml:space="preserve"> </w:t>
        </w:r>
        <w:del w:id="1829" w:author="Sands, Scott A.,Ph.D. [2]" w:date="2019-06-07T18:13:00Z">
          <w:r w:rsidR="00727CF6" w:rsidDel="00D732F4">
            <w:rPr>
              <w:sz w:val="24"/>
              <w:szCs w:val="24"/>
            </w:rPr>
            <w:delText>n</w:delText>
          </w:r>
        </w:del>
      </w:ins>
      <w:ins w:id="1830" w:author="Sands, Scott A.,Ph.D. [2]" w:date="2019-06-07T18:13:00Z">
        <w:r w:rsidR="00D732F4">
          <w:rPr>
            <w:sz w:val="24"/>
            <w:szCs w:val="24"/>
          </w:rPr>
          <w:t>N</w:t>
        </w:r>
      </w:ins>
      <w:ins w:id="1831" w:author="Sands, Scott A.,Ph.D." w:date="2019-06-07T01:28:00Z">
        <w:r w:rsidR="00727CF6">
          <w:rPr>
            <w:sz w:val="24"/>
            <w:szCs w:val="24"/>
          </w:rPr>
          <w:t xml:space="preserve">ote that </w:t>
        </w:r>
      </w:ins>
      <w:ins w:id="1832" w:author="Sands, Scott A.,Ph.D." w:date="2019-06-07T01:29:00Z">
        <w:r w:rsidR="00727CF6">
          <w:rPr>
            <w:sz w:val="24"/>
            <w:szCs w:val="24"/>
          </w:rPr>
          <w:t xml:space="preserve">non-responders </w:t>
        </w:r>
      </w:ins>
      <w:ins w:id="1833" w:author="Sands, Scott A.,Ph.D." w:date="2019-06-07T01:28:00Z">
        <w:r w:rsidR="00727CF6">
          <w:rPr>
            <w:sz w:val="24"/>
            <w:szCs w:val="24"/>
          </w:rPr>
          <w:t xml:space="preserve">with high Vpassive (mild collapsibility) </w:t>
        </w:r>
      </w:ins>
      <w:ins w:id="1834" w:author="Sands, Scott A.,Ph.D." w:date="2019-06-07T01:30:00Z">
        <w:del w:id="1835" w:author="Sands, Scott A.,Ph.D. [2]" w:date="2019-06-07T18:13:00Z">
          <w:r w:rsidR="00727CF6" w:rsidDel="00D732F4">
            <w:rPr>
              <w:sz w:val="24"/>
              <w:szCs w:val="24"/>
            </w:rPr>
            <w:delText xml:space="preserve">also </w:delText>
          </w:r>
        </w:del>
        <w:r w:rsidR="00727CF6">
          <w:rPr>
            <w:sz w:val="24"/>
            <w:szCs w:val="24"/>
          </w:rPr>
          <w:t>tend to have high loop gain, low arousal threshold</w:t>
        </w:r>
      </w:ins>
      <w:ins w:id="1836" w:author="Sands, Scott A.,Ph.D." w:date="2019-06-07T01:38:00Z">
        <w:r w:rsidR="007334D2">
          <w:rPr>
            <w:sz w:val="24"/>
            <w:szCs w:val="24"/>
          </w:rPr>
          <w:t>, higher compensation (see dense region</w:t>
        </w:r>
      </w:ins>
      <w:ins w:id="1837" w:author="Sands, Scott A.,Ph.D." w:date="2019-06-07T01:39:00Z">
        <w:r w:rsidR="007334D2">
          <w:rPr>
            <w:sz w:val="24"/>
            <w:szCs w:val="24"/>
          </w:rPr>
          <w:t>s</w:t>
        </w:r>
      </w:ins>
      <w:ins w:id="1838" w:author="Sands, Scott A.,Ph.D." w:date="2019-06-07T01:38:00Z">
        <w:r w:rsidR="007334D2">
          <w:rPr>
            <w:sz w:val="24"/>
            <w:szCs w:val="24"/>
          </w:rPr>
          <w:t xml:space="preserve"> of red dots)</w:t>
        </w:r>
      </w:ins>
      <w:ins w:id="1839" w:author="Sands, Scott A.,Ph.D." w:date="2019-06-07T01:31:00Z">
        <w:r w:rsidR="00727CF6">
          <w:rPr>
            <w:sz w:val="24"/>
            <w:szCs w:val="24"/>
          </w:rPr>
          <w:t xml:space="preserve">. </w:t>
        </w:r>
      </w:ins>
      <w:ins w:id="1840" w:author="Sands, Scott A.,Ph.D." w:date="2019-06-07T01:33:00Z">
        <w:r w:rsidR="007334D2" w:rsidRPr="00D732F4">
          <w:rPr>
            <w:i/>
            <w:iCs/>
            <w:sz w:val="24"/>
            <w:szCs w:val="24"/>
            <w:rPrChange w:id="1841" w:author="Sands, Scott A.,Ph.D. [2]" w:date="2019-06-07T18:11:00Z">
              <w:rPr>
                <w:sz w:val="24"/>
                <w:szCs w:val="24"/>
              </w:rPr>
            </w:rPrChange>
          </w:rPr>
          <w:t>Top and right</w:t>
        </w:r>
        <w:r w:rsidR="007334D2">
          <w:rPr>
            <w:sz w:val="24"/>
            <w:szCs w:val="24"/>
          </w:rPr>
          <w:t xml:space="preserve">: A higher loop gain is associated with reduced </w:t>
        </w:r>
      </w:ins>
      <w:ins w:id="1842" w:author="Sands, Scott A.,Ph.D." w:date="2019-06-07T01:39:00Z">
        <w:r w:rsidR="007334D2">
          <w:rPr>
            <w:sz w:val="24"/>
            <w:szCs w:val="24"/>
          </w:rPr>
          <w:t xml:space="preserve">treatment </w:t>
        </w:r>
      </w:ins>
      <w:ins w:id="1843" w:author="Sands, Scott A.,Ph.D." w:date="2019-06-07T01:33:00Z">
        <w:r w:rsidR="007334D2">
          <w:rPr>
            <w:sz w:val="24"/>
            <w:szCs w:val="24"/>
          </w:rPr>
          <w:t>efficacy</w:t>
        </w:r>
      </w:ins>
      <w:ins w:id="1844" w:author="Sands, Scott A.,Ph.D." w:date="2019-06-07T01:34:00Z">
        <w:r w:rsidR="007334D2">
          <w:rPr>
            <w:sz w:val="24"/>
            <w:szCs w:val="24"/>
          </w:rPr>
          <w:t xml:space="preserve">, particularly in milder collapsibility (high Vpassive), </w:t>
        </w:r>
      </w:ins>
      <w:ins w:id="1845" w:author="Sands, Scott A.,Ph.D." w:date="2019-06-07T01:39:00Z">
        <w:r w:rsidR="007334D2">
          <w:rPr>
            <w:sz w:val="24"/>
            <w:szCs w:val="24"/>
          </w:rPr>
          <w:t xml:space="preserve">but also in </w:t>
        </w:r>
      </w:ins>
      <w:ins w:id="1846" w:author="Sands, Scott A.,Ph.D. [2]" w:date="2019-06-07T18:14:00Z">
        <w:r w:rsidR="00D732F4">
          <w:rPr>
            <w:sz w:val="24"/>
            <w:szCs w:val="24"/>
          </w:rPr>
          <w:t xml:space="preserve">the presence of a </w:t>
        </w:r>
      </w:ins>
      <w:ins w:id="1847" w:author="Sands, Scott A.,Ph.D." w:date="2019-06-07T01:39:00Z">
        <w:del w:id="1848" w:author="Sands, Scott A.,Ph.D. [2]" w:date="2019-06-07T18:14:00Z">
          <w:r w:rsidR="007334D2" w:rsidDel="00D732F4">
            <w:rPr>
              <w:sz w:val="24"/>
              <w:szCs w:val="24"/>
            </w:rPr>
            <w:delText xml:space="preserve">those with </w:delText>
          </w:r>
        </w:del>
      </w:ins>
      <w:ins w:id="1849" w:author="Sands, Scott A.,Ph.D." w:date="2019-06-07T01:35:00Z">
        <w:r w:rsidR="007334D2">
          <w:rPr>
            <w:sz w:val="24"/>
            <w:szCs w:val="24"/>
          </w:rPr>
          <w:t>lower arousal threshold</w:t>
        </w:r>
        <w:del w:id="1850" w:author="Sands, Scott A.,Ph.D. [2]" w:date="2019-06-07T18:14:00Z">
          <w:r w:rsidR="007334D2" w:rsidDel="00D732F4">
            <w:rPr>
              <w:sz w:val="24"/>
              <w:szCs w:val="24"/>
            </w:rPr>
            <w:delText>s</w:delText>
          </w:r>
        </w:del>
        <w:r w:rsidR="007334D2">
          <w:rPr>
            <w:sz w:val="24"/>
            <w:szCs w:val="24"/>
          </w:rPr>
          <w:t xml:space="preserve"> and higher compensation</w:t>
        </w:r>
      </w:ins>
      <w:ins w:id="1851" w:author="Sands, Scott A.,Ph.D." w:date="2019-06-07T01:37:00Z">
        <w:r w:rsidR="007334D2">
          <w:rPr>
            <w:sz w:val="24"/>
            <w:szCs w:val="24"/>
          </w:rPr>
          <w:t xml:space="preserve">. Open </w:t>
        </w:r>
        <w:r w:rsidR="007334D2" w:rsidRPr="00C91F05">
          <w:rPr>
            <w:sz w:val="24"/>
            <w:szCs w:val="24"/>
          </w:rPr>
          <w:t xml:space="preserve">gray </w:t>
        </w:r>
        <w:r w:rsidR="007334D2">
          <w:rPr>
            <w:sz w:val="24"/>
            <w:szCs w:val="24"/>
          </w:rPr>
          <w:t xml:space="preserve">circles </w:t>
        </w:r>
      </w:ins>
      <w:ins w:id="1852" w:author="Sands, Scott A.,Ph.D. [2]" w:date="2019-06-07T18:14:00Z">
        <w:r w:rsidR="00D732F4">
          <w:rPr>
            <w:sz w:val="24"/>
            <w:szCs w:val="24"/>
          </w:rPr>
          <w:t xml:space="preserve">on each plot </w:t>
        </w:r>
      </w:ins>
      <w:ins w:id="1853" w:author="Sands, Scott A.,Ph.D." w:date="2019-06-07T01:37:00Z">
        <w:r w:rsidR="007334D2" w:rsidRPr="00C91F05">
          <w:rPr>
            <w:sz w:val="24"/>
            <w:szCs w:val="24"/>
          </w:rPr>
          <w:t>represent individual patients whose values for the three remaini</w:t>
        </w:r>
        <w:r w:rsidR="007334D2">
          <w:rPr>
            <w:sz w:val="24"/>
            <w:szCs w:val="24"/>
          </w:rPr>
          <w:t>n</w:t>
        </w:r>
        <w:r w:rsidR="007334D2" w:rsidRPr="00C91F05">
          <w:rPr>
            <w:sz w:val="24"/>
            <w:szCs w:val="24"/>
          </w:rPr>
          <w:t xml:space="preserve">g traits were too far </w:t>
        </w:r>
        <w:r w:rsidR="007334D2">
          <w:rPr>
            <w:sz w:val="24"/>
            <w:szCs w:val="24"/>
          </w:rPr>
          <w:t xml:space="preserve">from the mean </w:t>
        </w:r>
        <w:r w:rsidR="007334D2" w:rsidRPr="00C91F05">
          <w:rPr>
            <w:sz w:val="24"/>
            <w:szCs w:val="24"/>
          </w:rPr>
          <w:t xml:space="preserve">to be </w:t>
        </w:r>
        <w:r w:rsidR="007334D2">
          <w:rPr>
            <w:sz w:val="24"/>
            <w:szCs w:val="24"/>
          </w:rPr>
          <w:t xml:space="preserve">fairly </w:t>
        </w:r>
        <w:r w:rsidR="007334D2" w:rsidRPr="00C91F05">
          <w:rPr>
            <w:sz w:val="24"/>
            <w:szCs w:val="24"/>
          </w:rPr>
          <w:t>represented in the simplifed two-trait view</w:t>
        </w:r>
        <w:r w:rsidR="007334D2">
          <w:rPr>
            <w:sz w:val="24"/>
            <w:szCs w:val="24"/>
          </w:rPr>
          <w:t xml:space="preserve"> (i.e. 2-trait prediction differed from the full model prediction)</w:t>
        </w:r>
        <w:r w:rsidR="007334D2" w:rsidRPr="00C91F05">
          <w:rPr>
            <w:sz w:val="24"/>
            <w:szCs w:val="24"/>
          </w:rPr>
          <w:t xml:space="preserve">. </w:t>
        </w:r>
      </w:ins>
      <w:ins w:id="1854" w:author="Sands, Scott A.,Ph.D." w:date="2019-06-07T01:33:00Z">
        <w:r w:rsidR="007334D2">
          <w:rPr>
            <w:sz w:val="24"/>
            <w:szCs w:val="24"/>
          </w:rPr>
          <w:t xml:space="preserve"> </w:t>
        </w:r>
      </w:ins>
    </w:p>
    <w:p w14:paraId="6B7BE30E" w14:textId="4B227E0B" w:rsidR="00C14A52" w:rsidDel="007334D2" w:rsidRDefault="00D51360" w:rsidP="00D51360">
      <w:pPr>
        <w:pStyle w:val="TableText"/>
        <w:spacing w:line="360" w:lineRule="auto"/>
        <w:jc w:val="both"/>
        <w:rPr>
          <w:ins w:id="1855" w:author="Ahmad Abdulraheem M. Bamagoos" w:date="2019-05-20T21:46:00Z"/>
          <w:del w:id="1856" w:author="Sands, Scott A.,Ph.D." w:date="2019-06-07T01:36:00Z"/>
          <w:sz w:val="24"/>
          <w:szCs w:val="24"/>
        </w:rPr>
      </w:pPr>
      <w:ins w:id="1857" w:author="Ahmad Abdulraheem M. Bamagoos" w:date="2019-05-20T21:42:00Z">
        <w:del w:id="1858" w:author="Sands, Scott A.,Ph.D." w:date="2019-06-07T01:36:00Z">
          <w:r w:rsidDel="007334D2">
            <w:rPr>
              <w:sz w:val="24"/>
              <w:szCs w:val="24"/>
            </w:rPr>
            <w:delText xml:space="preserve">Our model </w:delText>
          </w:r>
        </w:del>
      </w:ins>
      <w:ins w:id="1859" w:author="Ahmad Abdulraheem M. Bamagoos" w:date="2019-05-20T21:43:00Z">
        <w:del w:id="1860" w:author="Sands, Scott A.,Ph.D." w:date="2019-06-07T01:36:00Z">
          <w:r w:rsidDel="007334D2">
            <w:rPr>
              <w:sz w:val="24"/>
              <w:szCs w:val="24"/>
            </w:rPr>
            <w:delText xml:space="preserve">revealed </w:delText>
          </w:r>
        </w:del>
      </w:ins>
      <w:ins w:id="1861" w:author="Ahmad Abdulraheem M. Bamagoos" w:date="2019-05-20T21:42:00Z">
        <w:del w:id="1862" w:author="Sands, Scott A.,Ph.D." w:date="2019-06-07T01:36:00Z">
          <w:r w:rsidDel="007334D2">
            <w:rPr>
              <w:sz w:val="24"/>
              <w:szCs w:val="24"/>
            </w:rPr>
            <w:delText xml:space="preserve">that </w:delText>
          </w:r>
        </w:del>
      </w:ins>
      <w:ins w:id="1863" w:author="Ahmad Abdulraheem M. Bamagoos" w:date="2019-05-20T21:44:00Z">
        <w:del w:id="1864" w:author="Sands, Scott A.,Ph.D." w:date="2019-06-07T01:36:00Z">
          <w:r w:rsidRPr="00C91F05" w:rsidDel="007334D2">
            <w:rPr>
              <w:sz w:val="24"/>
              <w:szCs w:val="24"/>
            </w:rPr>
            <w:delText xml:space="preserve">predicted responders with favourable oral appliance efficacy </w:delText>
          </w:r>
          <w:r w:rsidDel="007334D2">
            <w:rPr>
              <w:sz w:val="24"/>
              <w:szCs w:val="24"/>
            </w:rPr>
            <w:delText xml:space="preserve">(highlited with </w:delText>
          </w:r>
          <w:r w:rsidRPr="00C91F05" w:rsidDel="007334D2">
            <w:rPr>
              <w:sz w:val="24"/>
              <w:szCs w:val="24"/>
            </w:rPr>
            <w:delText>light-green background region</w:delText>
          </w:r>
        </w:del>
      </w:ins>
      <w:ins w:id="1865" w:author="Ahmad Abdulraheem M. Bamagoos" w:date="2019-05-20T21:47:00Z">
        <w:del w:id="1866" w:author="Sands, Scott A.,Ph.D." w:date="2019-06-07T01:36:00Z">
          <w:r w:rsidDel="007334D2">
            <w:rPr>
              <w:sz w:val="24"/>
              <w:szCs w:val="24"/>
            </w:rPr>
            <w:delText>s</w:delText>
          </w:r>
        </w:del>
      </w:ins>
      <w:ins w:id="1867" w:author="Ahmad Abdulraheem M. Bamagoos" w:date="2019-05-20T21:44:00Z">
        <w:del w:id="1868" w:author="Sands, Scott A.,Ph.D." w:date="2019-06-07T01:36:00Z">
          <w:r w:rsidDel="007334D2">
            <w:rPr>
              <w:sz w:val="24"/>
              <w:szCs w:val="24"/>
            </w:rPr>
            <w:delText xml:space="preserve">) are </w:delText>
          </w:r>
        </w:del>
      </w:ins>
      <w:ins w:id="1869" w:author="Ahmad Abdulraheem M. Bamagoos" w:date="2019-05-20T21:45:00Z">
        <w:del w:id="1870" w:author="Sands, Scott A.,Ph.D." w:date="2019-06-07T01:36:00Z">
          <w:r w:rsidDel="007334D2">
            <w:rPr>
              <w:sz w:val="24"/>
              <w:szCs w:val="24"/>
            </w:rPr>
            <w:delText>charac</w:delText>
          </w:r>
        </w:del>
        <w:del w:id="1871" w:author="Sands, Scott A.,Ph.D." w:date="2019-06-07T01:02:00Z">
          <w:r w:rsidDel="00C14A52">
            <w:rPr>
              <w:sz w:val="24"/>
              <w:szCs w:val="24"/>
            </w:rPr>
            <w:delText>h</w:delText>
          </w:r>
        </w:del>
        <w:del w:id="1872" w:author="Sands, Scott A.,Ph.D." w:date="2019-06-07T01:36:00Z">
          <w:r w:rsidDel="007334D2">
            <w:rPr>
              <w:sz w:val="24"/>
              <w:szCs w:val="24"/>
            </w:rPr>
            <w:delText>terized by</w:delText>
          </w:r>
        </w:del>
      </w:ins>
      <w:ins w:id="1873" w:author="Ahmad Abdulraheem M. Bamagoos" w:date="2019-05-20T21:44:00Z">
        <w:del w:id="1874" w:author="Sands, Scott A.,Ph.D." w:date="2019-06-07T01:36:00Z">
          <w:r w:rsidDel="007334D2">
            <w:rPr>
              <w:sz w:val="24"/>
              <w:szCs w:val="24"/>
            </w:rPr>
            <w:delText xml:space="preserve"> </w:delText>
          </w:r>
        </w:del>
      </w:ins>
      <w:ins w:id="1875" w:author="Ahmad Abdulraheem M. Bamagoos" w:date="2019-05-20T21:45:00Z">
        <w:del w:id="1876" w:author="Sands, Scott A.,Ph.D." w:date="2019-06-07T01:36:00Z">
          <w:r w:rsidDel="007334D2">
            <w:rPr>
              <w:sz w:val="24"/>
              <w:szCs w:val="24"/>
            </w:rPr>
            <w:delText xml:space="preserve">a </w:delText>
          </w:r>
        </w:del>
        <w:del w:id="1877" w:author="Sands, Scott A.,Ph.D." w:date="2019-06-07T01:27:00Z">
          <w:r w:rsidDel="00727CF6">
            <w:rPr>
              <w:sz w:val="24"/>
              <w:szCs w:val="24"/>
            </w:rPr>
            <w:delText xml:space="preserve">U-shaped </w:delText>
          </w:r>
        </w:del>
      </w:ins>
      <w:ins w:id="1878" w:author="Ahmad Abdulraheem M. Bamagoos" w:date="2019-05-20T21:46:00Z">
        <w:del w:id="1879" w:author="Sands, Scott A.,Ph.D." w:date="2019-06-07T01:27:00Z">
          <w:r w:rsidDel="00727CF6">
            <w:rPr>
              <w:sz w:val="24"/>
              <w:szCs w:val="24"/>
            </w:rPr>
            <w:delText xml:space="preserve">(moderate, not mild nor severe) </w:delText>
          </w:r>
        </w:del>
      </w:ins>
      <w:ins w:id="1880" w:author="Ahmad Abdulraheem M. Bamagoos" w:date="2019-05-20T21:27:00Z">
        <w:del w:id="1881" w:author="Sands, Scott A.,Ph.D." w:date="2019-06-07T01:27:00Z">
          <w:r w:rsidR="00342D27" w:rsidRPr="00C91F05" w:rsidDel="00727CF6">
            <w:rPr>
              <w:sz w:val="24"/>
              <w:szCs w:val="24"/>
            </w:rPr>
            <w:delText xml:space="preserve">Vpassive </w:delText>
          </w:r>
        </w:del>
      </w:ins>
      <w:ins w:id="1882" w:author="Ahmad Abdulraheem M. Bamagoos" w:date="2019-05-20T21:46:00Z">
        <w:del w:id="1883" w:author="Sands, Scott A.,Ph.D." w:date="2019-06-07T01:27:00Z">
          <w:r w:rsidDel="00727CF6">
            <w:rPr>
              <w:sz w:val="24"/>
              <w:szCs w:val="24"/>
            </w:rPr>
            <w:delText>(</w:delText>
          </w:r>
        </w:del>
      </w:ins>
      <w:ins w:id="1884" w:author="Ahmad Abdulraheem M. Bamagoos" w:date="2019-05-20T21:27:00Z">
        <w:del w:id="1885" w:author="Sands, Scott A.,Ph.D." w:date="2019-06-07T01:27:00Z">
          <w:r w:rsidR="00342D27" w:rsidRPr="00C91F05" w:rsidDel="00727CF6">
            <w:rPr>
              <w:sz w:val="24"/>
              <w:szCs w:val="24"/>
            </w:rPr>
            <w:delText xml:space="preserve">slices on the left side) </w:delText>
          </w:r>
        </w:del>
      </w:ins>
      <w:ins w:id="1886" w:author="Ahmad Abdulraheem M. Bamagoos" w:date="2019-05-20T21:46:00Z">
        <w:del w:id="1887" w:author="Sands, Scott A.,Ph.D." w:date="2019-06-07T01:27:00Z">
          <w:r w:rsidDel="00727CF6">
            <w:rPr>
              <w:sz w:val="24"/>
              <w:szCs w:val="24"/>
            </w:rPr>
            <w:delText>and lower levels of loop gain (slices on the right side).</w:delText>
          </w:r>
        </w:del>
      </w:ins>
    </w:p>
    <w:p w14:paraId="20A77A9B" w14:textId="77777777" w:rsidR="00D51360" w:rsidRDefault="00D51360" w:rsidP="00D51360">
      <w:pPr>
        <w:pStyle w:val="TableText"/>
        <w:spacing w:line="360" w:lineRule="auto"/>
        <w:jc w:val="both"/>
        <w:rPr>
          <w:ins w:id="1888" w:author="Ahmad Abdulraheem M. Bamagoos" w:date="2019-05-20T21:46:00Z"/>
          <w:b/>
          <w:sz w:val="24"/>
          <w:szCs w:val="24"/>
        </w:rPr>
      </w:pPr>
    </w:p>
    <w:p w14:paraId="1493F764" w14:textId="31F92200" w:rsidR="00365530" w:rsidRPr="00C91F05" w:rsidRDefault="00365530" w:rsidP="001534FC">
      <w:pPr>
        <w:pStyle w:val="TableText"/>
        <w:spacing w:line="360" w:lineRule="auto"/>
        <w:jc w:val="both"/>
        <w:rPr>
          <w:ins w:id="1889" w:author="Ahmad Abdulraheem M. Bamagoos" w:date="2019-05-20T21:35:00Z"/>
          <w:sz w:val="24"/>
          <w:szCs w:val="24"/>
        </w:rPr>
      </w:pPr>
      <w:ins w:id="1890" w:author="Ahmad Abdulraheem M. Bamagoos" w:date="2019-05-20T21:35:00Z">
        <w:r w:rsidRPr="00C91F05">
          <w:rPr>
            <w:b/>
            <w:sz w:val="24"/>
            <w:szCs w:val="24"/>
          </w:rPr>
          <w:t xml:space="preserve">Figure 2. </w:t>
        </w:r>
        <w:r w:rsidRPr="00C91F05">
          <w:rPr>
            <w:sz w:val="24"/>
            <w:szCs w:val="24"/>
          </w:rPr>
          <w:t>Based on combined endotype traits, predicted responders (black)</w:t>
        </w:r>
      </w:ins>
      <w:ins w:id="1891" w:author="Ahmad Abdulraheem M. Bamagoos" w:date="2019-05-20T23:51:00Z">
        <w:r w:rsidR="009D216A">
          <w:rPr>
            <w:sz w:val="24"/>
            <w:szCs w:val="24"/>
          </w:rPr>
          <w:t>,</w:t>
        </w:r>
      </w:ins>
      <w:ins w:id="1892" w:author="Ahmad Abdulraheem M. Bamagoos" w:date="2019-05-20T21:35:00Z">
        <w:r w:rsidRPr="00C91F05">
          <w:rPr>
            <w:bCs w:val="0"/>
            <w:sz w:val="24"/>
            <w:szCs w:val="24"/>
          </w:rPr>
          <w:t xml:space="preserve"> </w:t>
        </w:r>
      </w:ins>
      <w:ins w:id="1893" w:author="Ahmad Abdulraheem M. Bamagoos" w:date="2019-05-20T23:51:00Z">
        <w:r w:rsidR="009D216A" w:rsidRPr="00C91F05">
          <w:rPr>
            <w:bCs w:val="0"/>
            <w:sz w:val="24"/>
            <w:szCs w:val="24"/>
          </w:rPr>
          <w:t>compared with predicted non-responders (gray)</w:t>
        </w:r>
        <w:r w:rsidR="009B78E8">
          <w:rPr>
            <w:b/>
            <w:sz w:val="24"/>
            <w:szCs w:val="24"/>
          </w:rPr>
          <w:t xml:space="preserve">, </w:t>
        </w:r>
      </w:ins>
      <w:ins w:id="1894" w:author="Ahmad Abdulraheem M. Bamagoos" w:date="2019-05-20T21:35:00Z">
        <w:r w:rsidRPr="00C91F05">
          <w:rPr>
            <w:bCs w:val="0"/>
            <w:sz w:val="24"/>
            <w:szCs w:val="24"/>
          </w:rPr>
          <w:t xml:space="preserve">exhibited a greater oral appliance efficacy indicated by a greater reduction in apnea-hypopnea index (untransformed) from baseline </w:t>
        </w:r>
        <w:r w:rsidRPr="00C91F05">
          <w:rPr>
            <w:b/>
            <w:sz w:val="24"/>
            <w:szCs w:val="24"/>
          </w:rPr>
          <w:t>(A)</w:t>
        </w:r>
        <w:r w:rsidRPr="00C91F05">
          <w:rPr>
            <w:bCs w:val="0"/>
            <w:sz w:val="24"/>
            <w:szCs w:val="24"/>
          </w:rPr>
          <w:t xml:space="preserve"> and a lower residual apnea-hypopnea index on treatment </w:t>
        </w:r>
        <w:r w:rsidRPr="00C91F05">
          <w:rPr>
            <w:b/>
            <w:sz w:val="24"/>
            <w:szCs w:val="24"/>
          </w:rPr>
          <w:t>(B)</w:t>
        </w:r>
      </w:ins>
      <w:ins w:id="1895" w:author="Ahmad Abdulraheem M. Bamagoos" w:date="2019-05-20T23:51:00Z">
        <w:r w:rsidR="009B78E8">
          <w:rPr>
            <w:b/>
            <w:sz w:val="24"/>
            <w:szCs w:val="24"/>
          </w:rPr>
          <w:t>.</w:t>
        </w:r>
      </w:ins>
      <w:ins w:id="1896" w:author="Ahmad Abdulraheem M. Bamagoos" w:date="2019-05-20T21:35:00Z">
        <w:r w:rsidRPr="00C91F05">
          <w:rPr>
            <w:bCs w:val="0"/>
            <w:sz w:val="24"/>
            <w:szCs w:val="24"/>
          </w:rPr>
          <w:t xml:space="preserve"> </w:t>
        </w:r>
        <w:r w:rsidRPr="00C91F05">
          <w:rPr>
            <w:sz w:val="24"/>
            <w:szCs w:val="24"/>
          </w:rPr>
          <w:t>Error bars llustrate 95% confidence in the mean. Results are based on cross-validated analysis, whereby the endotypic subgroup allocation for each individual patient was based on a modified regression model using data from all other patients</w:t>
        </w:r>
      </w:ins>
      <w:ins w:id="1897" w:author="Ahmad Abdulraheem M. Bamagoos" w:date="2019-05-20T23:53:00Z">
        <w:r w:rsidR="009B78E8">
          <w:rPr>
            <w:sz w:val="24"/>
            <w:szCs w:val="24"/>
          </w:rPr>
          <w:t>.</w:t>
        </w:r>
      </w:ins>
      <w:ins w:id="1898" w:author="Ahmad Abdulraheem M. Bamagoos" w:date="2019-05-20T21:35:00Z">
        <w:r w:rsidRPr="00C91F05">
          <w:rPr>
            <w:sz w:val="24"/>
            <w:szCs w:val="24"/>
          </w:rPr>
          <w:t xml:space="preserve"> </w:t>
        </w:r>
      </w:ins>
      <w:ins w:id="1899" w:author="Ahmad Abdulraheem M. Bamagoos" w:date="2019-05-20T23:53:00Z">
        <w:r w:rsidR="009B78E8">
          <w:rPr>
            <w:sz w:val="24"/>
            <w:szCs w:val="24"/>
          </w:rPr>
          <w:t>T</w:t>
        </w:r>
      </w:ins>
      <w:ins w:id="1900" w:author="Ahmad Abdulraheem M. Bamagoos" w:date="2019-05-20T21:35:00Z">
        <w:r w:rsidRPr="00C91F05">
          <w:rPr>
            <w:sz w:val="24"/>
            <w:szCs w:val="24"/>
          </w:rPr>
          <w:t>hus</w:t>
        </w:r>
      </w:ins>
      <w:ins w:id="1901" w:author="Ahmad Abdulraheem M. Bamagoos" w:date="2019-05-20T23:53:00Z">
        <w:r w:rsidR="009B78E8">
          <w:rPr>
            <w:sz w:val="24"/>
            <w:szCs w:val="24"/>
          </w:rPr>
          <w:t xml:space="preserve">, </w:t>
        </w:r>
      </w:ins>
      <w:ins w:id="1902" w:author="Ahmad Abdulraheem M. Bamagoos" w:date="2019-05-20T21:35:00Z">
        <w:r w:rsidRPr="00C91F05">
          <w:rPr>
            <w:sz w:val="24"/>
            <w:szCs w:val="24"/>
          </w:rPr>
          <w:t>group differences are not guaranteed by definition based on the regression model results in Table 2.</w:t>
        </w:r>
      </w:ins>
    </w:p>
    <w:p w14:paraId="5AC719C2" w14:textId="5DDB797A" w:rsidR="00342D27" w:rsidRDefault="00342D27">
      <w:pPr>
        <w:spacing w:after="200" w:line="276" w:lineRule="auto"/>
        <w:jc w:val="left"/>
        <w:rPr>
          <w:ins w:id="1903" w:author="Ahmad Abdulraheem M. Bamagoos" w:date="2019-05-20T21:27:00Z"/>
          <w:b/>
          <w:noProof w:val="0"/>
          <w:sz w:val="28"/>
          <w:szCs w:val="24"/>
          <w:lang w:eastAsia="x-none"/>
        </w:rPr>
      </w:pPr>
      <w:ins w:id="1904" w:author="Ahmad Abdulraheem M. Bamagoos" w:date="2019-05-20T21:27:00Z">
        <w:r>
          <w:br w:type="page"/>
        </w:r>
      </w:ins>
    </w:p>
    <w:p w14:paraId="39CD127D" w14:textId="77777777" w:rsidR="00ED7AE6" w:rsidRPr="00712269" w:rsidRDefault="00ED7AE6" w:rsidP="006E718A">
      <w:pPr>
        <w:pStyle w:val="Heading1"/>
        <w:spacing w:after="0" w:line="240" w:lineRule="auto"/>
      </w:pPr>
    </w:p>
    <w:p w14:paraId="1346F221" w14:textId="7DB2B8DF" w:rsidR="00094288" w:rsidRPr="00712269" w:rsidRDefault="00DB49DF" w:rsidP="006E718A">
      <w:pPr>
        <w:suppressLineNumbers/>
        <w:jc w:val="center"/>
        <w:outlineLvl w:val="0"/>
      </w:pPr>
      <w:del w:id="1905" w:author="Sands, Scott A.,Ph.D." w:date="2019-06-07T01:02:00Z">
        <w:r w:rsidRPr="00DB49DF" w:rsidDel="00C14A52">
          <w:drawing>
            <wp:inline distT="0" distB="0" distL="0" distR="0" wp14:anchorId="4B51268C" wp14:editId="087A1701">
              <wp:extent cx="5661329" cy="7428386"/>
              <wp:effectExtent l="0" t="0" r="0" b="127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492" t="6659" r="58863" b="14857"/>
                      <a:stretch/>
                    </pic:blipFill>
                    <pic:spPr bwMode="auto">
                      <a:xfrm>
                        <a:off x="0" y="0"/>
                        <a:ext cx="5661329" cy="7428386"/>
                      </a:xfrm>
                      <a:prstGeom prst="rect">
                        <a:avLst/>
                      </a:prstGeom>
                      <a:noFill/>
                      <a:ln>
                        <a:noFill/>
                      </a:ln>
                      <a:extLst>
                        <a:ext uri="{53640926-AAD7-44D8-BBD7-CCE9431645EC}">
                          <a14:shadowObscured xmlns:a14="http://schemas.microsoft.com/office/drawing/2010/main"/>
                        </a:ext>
                      </a:extLst>
                    </pic:spPr>
                  </pic:pic>
                </a:graphicData>
              </a:graphic>
            </wp:inline>
          </w:drawing>
        </w:r>
      </w:del>
      <w:ins w:id="1906" w:author="Sands, Scott A.,Ph.D." w:date="2019-06-07T01:02:00Z">
        <w:r w:rsidR="00C14A52">
          <w:drawing>
            <wp:inline distT="0" distB="0" distL="0" distR="0" wp14:anchorId="455F4988" wp14:editId="630A68F4">
              <wp:extent cx="5375608" cy="7090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513" cy="7093306"/>
                      </a:xfrm>
                      <a:prstGeom prst="rect">
                        <a:avLst/>
                      </a:prstGeom>
                      <a:noFill/>
                      <a:ln>
                        <a:noFill/>
                      </a:ln>
                    </pic:spPr>
                  </pic:pic>
                </a:graphicData>
              </a:graphic>
            </wp:inline>
          </w:drawing>
        </w:r>
      </w:ins>
    </w:p>
    <w:p w14:paraId="774FC010" w14:textId="575DC136" w:rsidR="0060139D" w:rsidDel="00C14A52" w:rsidRDefault="00B35026" w:rsidP="007A235E">
      <w:pPr>
        <w:pStyle w:val="TableText"/>
        <w:jc w:val="both"/>
        <w:rPr>
          <w:del w:id="1907" w:author="Sands, Scott A.,Ph.D." w:date="2019-06-07T01:05:00Z"/>
        </w:rPr>
      </w:pPr>
      <w:del w:id="1908" w:author="Sands, Scott A.,Ph.D." w:date="2019-06-07T01:05:00Z">
        <w:r w:rsidRPr="00DB49DF" w:rsidDel="00C14A52">
          <w:rPr>
            <w:b/>
          </w:rPr>
          <w:lastRenderedPageBreak/>
          <w:delText xml:space="preserve">Figure </w:delText>
        </w:r>
        <w:r w:rsidR="00CB3ABD" w:rsidRPr="00DB49DF" w:rsidDel="00C14A52">
          <w:rPr>
            <w:b/>
          </w:rPr>
          <w:delText>1</w:delText>
        </w:r>
        <w:r w:rsidRPr="00DB49DF" w:rsidDel="00C14A52">
          <w:rPr>
            <w:b/>
          </w:rPr>
          <w:delText xml:space="preserve">. </w:delText>
        </w:r>
        <w:r w:rsidR="00DB49DF" w:rsidRPr="00DB49DF" w:rsidDel="00C14A52">
          <w:delText>Slices of the multivaria</w:delText>
        </w:r>
        <w:r w:rsidR="00143664" w:rsidDel="00C14A52">
          <w:delText>ble</w:delText>
        </w:r>
        <w:r w:rsidR="00DB49DF" w:rsidRPr="00DB49DF" w:rsidDel="00C14A52">
          <w:delText xml:space="preserve"> model illustrating how the</w:delText>
        </w:r>
        <w:r w:rsidR="00CC06FD" w:rsidDel="00C14A52">
          <w:delText xml:space="preserve"> </w:delText>
        </w:r>
        <w:r w:rsidR="0060139D" w:rsidDel="00C14A52">
          <w:delText xml:space="preserve">five </w:delText>
        </w:r>
        <w:r w:rsidR="00CC06FD" w:rsidDel="00C14A52">
          <w:delText>endotypic</w:delText>
        </w:r>
        <w:r w:rsidR="00DB49DF" w:rsidRPr="00DB49DF" w:rsidDel="00C14A52">
          <w:delText xml:space="preserve"> traits causing </w:delText>
        </w:r>
        <w:r w:rsidR="00CC06FD" w:rsidDel="00C14A52">
          <w:delText xml:space="preserve">obstructive </w:delText>
        </w:r>
        <w:r w:rsidR="00DB49DF" w:rsidDel="00C14A52">
          <w:delText xml:space="preserve">sleep </w:delText>
        </w:r>
        <w:r w:rsidR="00C94D3F" w:rsidDel="00C14A52">
          <w:delText>apnea</w:delText>
        </w:r>
        <w:r w:rsidR="00DB49DF" w:rsidDel="00C14A52">
          <w:delText xml:space="preserve"> interact to </w:delText>
        </w:r>
        <w:r w:rsidR="0011113C" w:rsidDel="00C14A52">
          <w:delText xml:space="preserve">determine </w:delText>
        </w:r>
        <w:r w:rsidR="00DB49DF" w:rsidDel="00C14A52">
          <w:delText xml:space="preserve">oral </w:delText>
        </w:r>
        <w:r w:rsidR="0011113C" w:rsidDel="00C14A52">
          <w:delText>appliance efficacy</w:delText>
        </w:r>
        <w:r w:rsidR="00640475" w:rsidDel="00C14A52">
          <w:delText xml:space="preserve">. </w:delText>
        </w:r>
      </w:del>
      <w:moveToRangeStart w:id="1909" w:author="Ahmad Abdulraheem M. Bamagoos" w:date="2019-05-20T12:45:00Z" w:name="move9248719"/>
      <w:moveTo w:id="1910" w:author="Ahmad Abdulraheem M. Bamagoos" w:date="2019-05-20T12:45:00Z">
        <w:del w:id="1911" w:author="Sands, Scott A.,Ph.D." w:date="2019-06-07T01:05:00Z">
          <w:r w:rsidR="00055AC5" w:rsidDel="00C14A52">
            <w:delText xml:space="preserve">Each 2-trait slice represents a simplifed version of the 5-trait model, drawn at the mean value of the remaining 3 traits. </w:delText>
          </w:r>
        </w:del>
      </w:moveTo>
      <w:moveToRangeEnd w:id="1909"/>
      <w:del w:id="1912" w:author="Sands, Scott A.,Ph.D." w:date="2019-06-07T01:05:00Z">
        <w:r w:rsidR="00DB49DF" w:rsidDel="00C14A52">
          <w:delText>Dots are individual patients (</w:delText>
        </w:r>
        <w:r w:rsidR="00CC06FD" w:rsidDel="00C14A52">
          <w:delText xml:space="preserve">true </w:delText>
        </w:r>
        <w:r w:rsidR="00DB49DF" w:rsidDel="00C14A52">
          <w:delText>responders in green</w:delText>
        </w:r>
        <w:r w:rsidR="00CC06FD" w:rsidDel="00C14A52">
          <w:delText xml:space="preserve"> and</w:delText>
        </w:r>
        <w:r w:rsidR="00DB49DF" w:rsidDel="00C14A52">
          <w:delText xml:space="preserve"> </w:delText>
        </w:r>
        <w:r w:rsidR="00CC06FD" w:rsidDel="00C14A52">
          <w:delText xml:space="preserve">true </w:delText>
        </w:r>
        <w:r w:rsidR="00DB49DF" w:rsidDel="00C14A52">
          <w:delText>non-responders in red). Light-green and light-red regions illustrate predicted responders and non-responders</w:delText>
        </w:r>
        <w:r w:rsidR="00CC06FD" w:rsidDel="00C14A52">
          <w:delText>,</w:delText>
        </w:r>
        <w:r w:rsidR="00DB49DF" w:rsidDel="00C14A52">
          <w:delText xml:space="preserve"> respectively</w:delText>
        </w:r>
        <w:r w:rsidR="00CC06FD" w:rsidDel="00C14A52">
          <w:delText>,</w:delText>
        </w:r>
        <w:r w:rsidR="0011113C" w:rsidDel="00C14A52">
          <w:delText xml:space="preserve"> based on the traits</w:delText>
        </w:r>
        <w:r w:rsidR="00DB49DF" w:rsidDel="00C14A52">
          <w:delText xml:space="preserve">. </w:delText>
        </w:r>
      </w:del>
      <w:moveFromRangeStart w:id="1913" w:author="Ahmad Abdulraheem M. Bamagoos" w:date="2019-05-20T12:45:00Z" w:name="move9248719"/>
      <w:moveFrom w:id="1914" w:author="Ahmad Abdulraheem M. Bamagoos" w:date="2019-05-20T12:45:00Z">
        <w:del w:id="1915" w:author="Sands, Scott A.,Ph.D." w:date="2019-06-07T01:05:00Z">
          <w:r w:rsidR="00DB49DF" w:rsidDel="00C14A52">
            <w:delText xml:space="preserve">Each 2-trait slice represents </w:delText>
          </w:r>
          <w:r w:rsidR="0060139D" w:rsidDel="00C14A52">
            <w:delText xml:space="preserve">a simplifed version of the 5-trait model, drawn at the </w:delText>
          </w:r>
          <w:r w:rsidR="00DB49DF" w:rsidDel="00C14A52">
            <w:delText>mean value of the remaining 3 traits</w:delText>
          </w:r>
          <w:r w:rsidR="00CC06FD" w:rsidDel="00C14A52">
            <w:delText>.</w:delText>
          </w:r>
          <w:r w:rsidR="00DB49DF" w:rsidDel="00C14A52">
            <w:delText xml:space="preserve"> </w:delText>
          </w:r>
        </w:del>
      </w:moveFrom>
      <w:moveFromRangeEnd w:id="1913"/>
      <w:del w:id="1916" w:author="Sands, Scott A.,Ph.D." w:date="2019-06-07T01:05:00Z">
        <w:r w:rsidR="0060139D" w:rsidDel="00C14A52">
          <w:delText>Patients (d</w:delText>
        </w:r>
        <w:r w:rsidR="00DB49DF" w:rsidDel="00C14A52">
          <w:delText>ata points</w:delText>
        </w:r>
        <w:r w:rsidR="0060139D" w:rsidDel="00C14A52">
          <w:delText>)</w:delText>
        </w:r>
        <w:r w:rsidR="00DB49DF" w:rsidDel="00C14A52">
          <w:delText xml:space="preserve"> </w:delText>
        </w:r>
        <w:r w:rsidR="0060139D" w:rsidDel="00C14A52">
          <w:delText xml:space="preserve">for whom the simplifed 2-trait view does not fairly represent the </w:delText>
        </w:r>
        <w:r w:rsidR="000B13E5" w:rsidDel="00C14A52">
          <w:delText>overall</w:delText>
        </w:r>
        <w:r w:rsidR="0060139D" w:rsidDel="00C14A52">
          <w:delText xml:space="preserve"> model prediction (</w:delText>
        </w:r>
        <w:r w:rsidR="000B13E5" w:rsidDel="00C14A52">
          <w:delText xml:space="preserve">too </w:delText>
        </w:r>
        <w:r w:rsidR="00DB49DF" w:rsidDel="00C14A52">
          <w:delText xml:space="preserve">far </w:delText>
        </w:r>
        <w:r w:rsidR="0060139D" w:rsidDel="00C14A52">
          <w:delText>from the mean of the other traits for the sim</w:delText>
        </w:r>
        <w:r w:rsidR="000B13E5" w:rsidDel="00C14A52">
          <w:delText>p</w:delText>
        </w:r>
        <w:r w:rsidR="0060139D" w:rsidDel="00C14A52">
          <w:delText>lif</w:delText>
        </w:r>
        <w:r w:rsidR="000B13E5" w:rsidDel="00C14A52">
          <w:delText>i</w:delText>
        </w:r>
        <w:r w:rsidR="0060139D" w:rsidDel="00C14A52">
          <w:delText xml:space="preserve">ed </w:delText>
        </w:r>
        <w:r w:rsidR="000B13E5" w:rsidDel="00C14A52">
          <w:delText>2-trait</w:delText>
        </w:r>
        <w:r w:rsidR="0060139D" w:rsidDel="00C14A52">
          <w:delText xml:space="preserve"> model prediction to match the prediction of the overall 5-trait model) </w:delText>
        </w:r>
        <w:r w:rsidR="00DB49DF" w:rsidDel="00C14A52">
          <w:delText>are shown in light grey.</w:delText>
        </w:r>
      </w:del>
    </w:p>
    <w:p w14:paraId="3CA8BD47" w14:textId="0E2C5AAF" w:rsidR="00B35026" w:rsidDel="00C14A52" w:rsidRDefault="00DB49DF" w:rsidP="007A235E">
      <w:pPr>
        <w:pStyle w:val="TableText"/>
        <w:jc w:val="both"/>
        <w:rPr>
          <w:del w:id="1917" w:author="Sands, Scott A.,Ph.D." w:date="2019-06-07T01:02:00Z"/>
        </w:rPr>
      </w:pPr>
      <w:del w:id="1918" w:author="Sands, Scott A.,Ph.D." w:date="2019-06-07T01:02:00Z">
        <w:r w:rsidDel="00C14A52">
          <w:delText xml:space="preserve">  </w:delText>
        </w:r>
      </w:del>
    </w:p>
    <w:p w14:paraId="15AE40B6" w14:textId="48F7E715" w:rsidR="008C150F" w:rsidRPr="00D33B9E" w:rsidRDefault="008C150F" w:rsidP="008C150F">
      <w:pPr>
        <w:spacing w:after="200" w:line="480" w:lineRule="auto"/>
        <w:jc w:val="center"/>
        <w:rPr>
          <w:sz w:val="20"/>
        </w:rPr>
      </w:pPr>
      <w:r>
        <w:drawing>
          <wp:inline distT="0" distB="0" distL="0" distR="0" wp14:anchorId="6968F448" wp14:editId="6B947472">
            <wp:extent cx="3888274" cy="2806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84" t="31118" r="36358" b="20176"/>
                    <a:stretch/>
                  </pic:blipFill>
                  <pic:spPr bwMode="auto">
                    <a:xfrm>
                      <a:off x="0" y="0"/>
                      <a:ext cx="3907122" cy="2820178"/>
                    </a:xfrm>
                    <a:prstGeom prst="rect">
                      <a:avLst/>
                    </a:prstGeom>
                    <a:ln>
                      <a:noFill/>
                    </a:ln>
                    <a:extLst>
                      <a:ext uri="{53640926-AAD7-44D8-BBD7-CCE9431645EC}">
                        <a14:shadowObscured xmlns:a14="http://schemas.microsoft.com/office/drawing/2010/main"/>
                      </a:ext>
                    </a:extLst>
                  </pic:spPr>
                </pic:pic>
              </a:graphicData>
            </a:graphic>
          </wp:inline>
        </w:drawing>
      </w:r>
    </w:p>
    <w:p w14:paraId="3F610E84" w14:textId="5518397B" w:rsidR="0011113C" w:rsidDel="00C14A52" w:rsidRDefault="00BF692D" w:rsidP="007A235E">
      <w:pPr>
        <w:pStyle w:val="TableText"/>
        <w:jc w:val="both"/>
        <w:rPr>
          <w:del w:id="1919" w:author="Sands, Scott A.,Ph.D." w:date="2019-06-07T01:02:00Z"/>
        </w:rPr>
      </w:pPr>
      <w:del w:id="1920" w:author="Sands, Scott A.,Ph.D." w:date="2019-06-07T01:02:00Z">
        <w:r w:rsidRPr="00DB49DF" w:rsidDel="00C14A52">
          <w:rPr>
            <w:b/>
          </w:rPr>
          <w:delText xml:space="preserve">Figure </w:delText>
        </w:r>
        <w:r w:rsidDel="00C14A52">
          <w:rPr>
            <w:b/>
          </w:rPr>
          <w:delText>2</w:delText>
        </w:r>
        <w:r w:rsidR="00F004BC" w:rsidDel="00C14A52">
          <w:rPr>
            <w:b/>
          </w:rPr>
          <w:delText>.</w:delText>
        </w:r>
        <w:r w:rsidR="00F9776E" w:rsidDel="00C14A52">
          <w:rPr>
            <w:b/>
          </w:rPr>
          <w:delText xml:space="preserve"> </w:delText>
        </w:r>
        <w:r w:rsidR="00AE5C24" w:rsidDel="00C14A52">
          <w:delText>B</w:delText>
        </w:r>
        <w:r w:rsidR="00E7467E" w:rsidDel="00C14A52">
          <w:delText xml:space="preserve">ased on </w:delText>
        </w:r>
        <w:r w:rsidR="003F1379" w:rsidDel="00C14A52">
          <w:delText xml:space="preserve">combined </w:delText>
        </w:r>
        <w:r w:rsidR="00E7467E" w:rsidDel="00C14A52">
          <w:delText>endotype traits</w:delText>
        </w:r>
        <w:r w:rsidR="00AE5C24" w:rsidDel="00C14A52">
          <w:delText>, p</w:delText>
        </w:r>
        <w:r w:rsidR="00AE5C24" w:rsidRPr="00E7467E" w:rsidDel="00C14A52">
          <w:delText>redicted responders</w:delText>
        </w:r>
        <w:r w:rsidR="00AE5C24" w:rsidDel="00C14A52">
          <w:delText xml:space="preserve"> </w:delText>
        </w:r>
        <w:r w:rsidR="003F1379" w:rsidDel="00C14A52">
          <w:delText>(black)</w:delText>
        </w:r>
        <w:r w:rsidR="00E7467E" w:rsidDel="00C14A52">
          <w:rPr>
            <w:bCs w:val="0"/>
          </w:rPr>
          <w:delText xml:space="preserve"> exhibit</w:delText>
        </w:r>
        <w:r w:rsidR="00AE5C24" w:rsidDel="00C14A52">
          <w:rPr>
            <w:bCs w:val="0"/>
          </w:rPr>
          <w:delText>ed</w:delText>
        </w:r>
        <w:r w:rsidR="00E7467E" w:rsidDel="00C14A52">
          <w:rPr>
            <w:bCs w:val="0"/>
          </w:rPr>
          <w:delText xml:space="preserve"> a greater </w:delText>
        </w:r>
        <w:r w:rsidR="0011113C" w:rsidDel="00C14A52">
          <w:rPr>
            <w:bCs w:val="0"/>
          </w:rPr>
          <w:delText xml:space="preserve">oral appliance efficacy </w:delText>
        </w:r>
        <w:r w:rsidR="00AE5C24" w:rsidDel="00C14A52">
          <w:rPr>
            <w:bCs w:val="0"/>
          </w:rPr>
          <w:delText xml:space="preserve">indicated </w:delText>
        </w:r>
        <w:r w:rsidR="0011113C" w:rsidDel="00C14A52">
          <w:rPr>
            <w:bCs w:val="0"/>
          </w:rPr>
          <w:delText xml:space="preserve">by a greater </w:delText>
        </w:r>
        <w:r w:rsidR="00E7467E" w:rsidDel="00C14A52">
          <w:rPr>
            <w:bCs w:val="0"/>
          </w:rPr>
          <w:delText>reduction in apnea-hypopnea index</w:delText>
        </w:r>
        <w:r w:rsidR="00AE5C24" w:rsidDel="00C14A52">
          <w:rPr>
            <w:bCs w:val="0"/>
          </w:rPr>
          <w:delText xml:space="preserve"> (untransformed)</w:delText>
        </w:r>
        <w:r w:rsidR="00E7467E" w:rsidDel="00C14A52">
          <w:rPr>
            <w:bCs w:val="0"/>
          </w:rPr>
          <w:delText xml:space="preserve"> </w:delText>
        </w:r>
        <w:r w:rsidR="0011113C" w:rsidDel="00C14A52">
          <w:rPr>
            <w:bCs w:val="0"/>
          </w:rPr>
          <w:delText xml:space="preserve">from baseline </w:delText>
        </w:r>
        <w:r w:rsidR="0011113C" w:rsidRPr="007A235E" w:rsidDel="00C14A52">
          <w:rPr>
            <w:b/>
          </w:rPr>
          <w:delText>(A)</w:delText>
        </w:r>
        <w:r w:rsidR="0011113C" w:rsidDel="00C14A52">
          <w:rPr>
            <w:bCs w:val="0"/>
          </w:rPr>
          <w:delText xml:space="preserve"> </w:delText>
        </w:r>
        <w:r w:rsidR="00E7467E" w:rsidDel="00C14A52">
          <w:rPr>
            <w:bCs w:val="0"/>
          </w:rPr>
          <w:delText xml:space="preserve">and </w:delText>
        </w:r>
        <w:r w:rsidR="003F1379" w:rsidDel="00C14A52">
          <w:rPr>
            <w:bCs w:val="0"/>
          </w:rPr>
          <w:delText xml:space="preserve">a </w:delText>
        </w:r>
        <w:r w:rsidR="00E7467E" w:rsidDel="00C14A52">
          <w:rPr>
            <w:bCs w:val="0"/>
          </w:rPr>
          <w:delText xml:space="preserve">lower </w:delText>
        </w:r>
        <w:r w:rsidR="00AE5C24" w:rsidDel="00C14A52">
          <w:rPr>
            <w:bCs w:val="0"/>
          </w:rPr>
          <w:delText xml:space="preserve">residual apnea-hypopnea index on treatment </w:delText>
        </w:r>
        <w:r w:rsidR="0011113C" w:rsidRPr="007A235E" w:rsidDel="00C14A52">
          <w:rPr>
            <w:b/>
          </w:rPr>
          <w:delText>(B)</w:delText>
        </w:r>
        <w:r w:rsidR="00E7467E" w:rsidDel="00C14A52">
          <w:rPr>
            <w:bCs w:val="0"/>
          </w:rPr>
          <w:delText xml:space="preserve"> compared with predicted non-responders </w:delText>
        </w:r>
        <w:r w:rsidR="00D33B9E" w:rsidDel="00C14A52">
          <w:rPr>
            <w:bCs w:val="0"/>
          </w:rPr>
          <w:delText>(gr</w:delText>
        </w:r>
        <w:r w:rsidR="003F1379" w:rsidDel="00C14A52">
          <w:rPr>
            <w:bCs w:val="0"/>
          </w:rPr>
          <w:delText>a</w:delText>
        </w:r>
        <w:r w:rsidR="00D33B9E" w:rsidDel="00C14A52">
          <w:rPr>
            <w:bCs w:val="0"/>
          </w:rPr>
          <w:delText>y)</w:delText>
        </w:r>
        <w:r w:rsidR="00D33B9E" w:rsidDel="00C14A52">
          <w:rPr>
            <w:b/>
          </w:rPr>
          <w:delText>.</w:delText>
        </w:r>
        <w:r w:rsidR="00D33B9E" w:rsidRPr="008C150F" w:rsidDel="00C14A52">
          <w:delText xml:space="preserve"> </w:delText>
        </w:r>
        <w:r w:rsidR="008C150F" w:rsidRPr="008C150F" w:rsidDel="00C14A52">
          <w:delText>Error bars illustrate 95% confidence in the mean.</w:delText>
        </w:r>
        <w:r w:rsidR="003F1379" w:rsidDel="00C14A52">
          <w:delText xml:space="preserve"> Results are based on cross-validated analysis</w:delText>
        </w:r>
        <w:r w:rsidR="0011113C" w:rsidDel="00C14A52">
          <w:delText xml:space="preserve">, whereby </w:delText>
        </w:r>
        <w:r w:rsidR="008A30FF" w:rsidDel="00C14A52">
          <w:delText>the endotypic sub</w:delText>
        </w:r>
        <w:r w:rsidR="0011113C" w:rsidDel="00C14A52">
          <w:delText xml:space="preserve">group allocation for each individual patient </w:delText>
        </w:r>
        <w:r w:rsidR="008A30FF" w:rsidDel="00C14A52">
          <w:delText xml:space="preserve">was </w:delText>
        </w:r>
        <w:r w:rsidR="0011113C" w:rsidDel="00C14A52">
          <w:delText xml:space="preserve">based on a modified regression model </w:delText>
        </w:r>
        <w:r w:rsidR="00DD0520" w:rsidDel="00C14A52">
          <w:delText>using data from all other patients</w:delText>
        </w:r>
        <w:r w:rsidR="0011113C" w:rsidDel="00C14A52">
          <w:delText xml:space="preserve">; thus findings of group differences are not </w:delText>
        </w:r>
        <w:r w:rsidR="008A30FF" w:rsidDel="00C14A52">
          <w:delText xml:space="preserve">guaranteed (i.e. “by definition”) based on the regression model results in Table 2. </w:delText>
        </w:r>
      </w:del>
    </w:p>
    <w:p w14:paraId="55FB295C" w14:textId="09878216" w:rsidR="00BF692D" w:rsidRPr="00712269" w:rsidRDefault="00BF692D" w:rsidP="00983682">
      <w:pPr>
        <w:spacing w:line="480" w:lineRule="auto"/>
      </w:pPr>
    </w:p>
    <w:sectPr w:rsidR="00BF692D" w:rsidRPr="00712269" w:rsidSect="00135B0E">
      <w:footerReference w:type="default" r:id="rId14"/>
      <w:pgSz w:w="12240" w:h="15840"/>
      <w:pgMar w:top="720" w:right="864" w:bottom="720" w:left="86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1" w:author="Peter Cistulli" w:date="2019-05-23T14:57:00Z" w:initials="PAC">
    <w:p w14:paraId="5D06D5B5" w14:textId="40811E71" w:rsidR="000D7710" w:rsidRPr="00F2693B" w:rsidRDefault="000D7710">
      <w:pPr>
        <w:pStyle w:val="CommentText"/>
        <w:rPr>
          <w:lang w:val="en-AU"/>
        </w:rPr>
      </w:pPr>
      <w:r>
        <w:rPr>
          <w:rStyle w:val="CommentReference"/>
        </w:rPr>
        <w:annotationRef/>
      </w:r>
      <w:r>
        <w:rPr>
          <w:lang w:val="en-AU"/>
        </w:rPr>
        <w:t>Good prognosis?</w:t>
      </w:r>
    </w:p>
  </w:comment>
  <w:comment w:id="376" w:author="Peter Cistulli" w:date="2019-05-23T15:06:00Z" w:initials="PAC">
    <w:p w14:paraId="7DDE9697" w14:textId="77777777" w:rsidR="000D7710" w:rsidRPr="009414F9" w:rsidRDefault="000D7710" w:rsidP="00037884">
      <w:pPr>
        <w:pStyle w:val="CommentText"/>
        <w:rPr>
          <w:lang w:val="en-AU"/>
        </w:rPr>
      </w:pPr>
      <w:r>
        <w:rPr>
          <w:rStyle w:val="CommentReference"/>
        </w:rPr>
        <w:annotationRef/>
      </w:r>
      <w:r>
        <w:rPr>
          <w:lang w:val="en-AU"/>
        </w:rPr>
        <w:t>This may need elaboration as it will not be a familiar approach to most readers</w:t>
      </w:r>
    </w:p>
  </w:comment>
  <w:comment w:id="452" w:author="Peter Cistulli" w:date="2019-05-23T15:05:00Z" w:initials="PAC">
    <w:p w14:paraId="304EB713" w14:textId="5D3D5096" w:rsidR="000D7710" w:rsidRPr="009414F9" w:rsidRDefault="000D7710">
      <w:pPr>
        <w:pStyle w:val="CommentText"/>
        <w:rPr>
          <w:lang w:val="en-AU"/>
        </w:rPr>
      </w:pPr>
      <w:r>
        <w:rPr>
          <w:rStyle w:val="CommentReference"/>
        </w:rPr>
        <w:annotationRef/>
      </w:r>
      <w:r>
        <w:rPr>
          <w:lang w:val="en-AU"/>
        </w:rPr>
        <w:t>I am not sure we need all this detail</w:t>
      </w:r>
    </w:p>
  </w:comment>
  <w:comment w:id="621" w:author="Peter Cistulli" w:date="2019-05-23T15:13:00Z" w:initials="PAC">
    <w:p w14:paraId="6B62018F" w14:textId="04D3298C" w:rsidR="000D7710" w:rsidRPr="00C031B3" w:rsidRDefault="000D7710">
      <w:pPr>
        <w:pStyle w:val="CommentText"/>
        <w:rPr>
          <w:lang w:val="en-AU"/>
        </w:rPr>
      </w:pPr>
      <w:r>
        <w:rPr>
          <w:rStyle w:val="CommentReference"/>
        </w:rPr>
        <w:annotationRef/>
      </w:r>
      <w:r>
        <w:rPr>
          <w:lang w:val="en-AU"/>
        </w:rPr>
        <w:t>Is this necessary?</w:t>
      </w:r>
    </w:p>
  </w:comment>
  <w:comment w:id="622" w:author="Peter Cistulli" w:date="2019-05-23T15:13:00Z" w:initials="PAC">
    <w:p w14:paraId="33ED9343" w14:textId="05F67E78" w:rsidR="000D7710" w:rsidRPr="00C031B3" w:rsidRDefault="000D7710">
      <w:pPr>
        <w:pStyle w:val="CommentText"/>
        <w:rPr>
          <w:lang w:val="en-AU"/>
        </w:rPr>
      </w:pPr>
      <w:r>
        <w:rPr>
          <w:rStyle w:val="CommentReference"/>
        </w:rPr>
        <w:annotationRef/>
      </w:r>
      <w:r>
        <w:rPr>
          <w:lang w:val="en-AU"/>
        </w:rPr>
        <w:t>More explanation is needed</w:t>
      </w:r>
    </w:p>
  </w:comment>
  <w:comment w:id="672" w:author="Peter Cistulli" w:date="2019-05-23T15:26:00Z" w:initials="PAC">
    <w:p w14:paraId="270B00F6" w14:textId="77777777" w:rsidR="000D7710" w:rsidRDefault="000D7710">
      <w:pPr>
        <w:pStyle w:val="CommentText"/>
        <w:rPr>
          <w:lang w:val="en-AU"/>
        </w:rPr>
      </w:pPr>
      <w:r>
        <w:rPr>
          <w:rStyle w:val="CommentReference"/>
        </w:rPr>
        <w:annotationRef/>
      </w:r>
      <w:r>
        <w:rPr>
          <w:lang w:val="en-AU"/>
        </w:rPr>
        <w:t>This will not be understandable to the average reader, and more concerning, reviewers</w:t>
      </w:r>
    </w:p>
    <w:p w14:paraId="20B2834E" w14:textId="77777777" w:rsidR="000D7710" w:rsidRDefault="000D7710">
      <w:pPr>
        <w:pStyle w:val="CommentText"/>
        <w:rPr>
          <w:lang w:val="en-AU"/>
        </w:rPr>
      </w:pPr>
    </w:p>
    <w:p w14:paraId="41E73735" w14:textId="2A5D65C7" w:rsidR="000D7710" w:rsidRPr="00A75A49" w:rsidRDefault="000D7710">
      <w:pPr>
        <w:pStyle w:val="CommentText"/>
        <w:rPr>
          <w:lang w:val="en-AU"/>
        </w:rPr>
      </w:pPr>
      <w:r w:rsidRPr="00081131">
        <w:rPr>
          <w:highlight w:val="yellow"/>
          <w:lang w:val="en-AU"/>
        </w:rPr>
        <w:t>SS: I say not a problem: They seem to want more not less detail</w:t>
      </w:r>
      <w:r>
        <w:rPr>
          <w:lang w:val="en-AU"/>
        </w:rPr>
        <w:t>, and they didn’t have a problem with this.</w:t>
      </w:r>
    </w:p>
  </w:comment>
  <w:comment w:id="687" w:author="Peter Cistulli" w:date="2019-05-23T15:28:00Z" w:initials="PAC">
    <w:p w14:paraId="0C3742E3" w14:textId="77777777" w:rsidR="000D7710" w:rsidRDefault="000D7710">
      <w:pPr>
        <w:pStyle w:val="CommentText"/>
        <w:rPr>
          <w:lang w:val="en-AU"/>
        </w:rPr>
      </w:pPr>
      <w:r>
        <w:rPr>
          <w:rStyle w:val="CommentReference"/>
        </w:rPr>
        <w:annotationRef/>
      </w:r>
      <w:r>
        <w:rPr>
          <w:lang w:val="en-AU"/>
        </w:rPr>
        <w:t xml:space="preserve">One reviewer wants </w:t>
      </w:r>
      <w:proofErr w:type="gramStart"/>
      <w:r>
        <w:rPr>
          <w:lang w:val="en-AU"/>
        </w:rPr>
        <w:t>an</w:t>
      </w:r>
      <w:proofErr w:type="gramEnd"/>
      <w:r>
        <w:rPr>
          <w:lang w:val="en-AU"/>
        </w:rPr>
        <w:t xml:space="preserve"> clearer explanation about this</w:t>
      </w:r>
    </w:p>
    <w:p w14:paraId="0ACF4378" w14:textId="77777777" w:rsidR="000D7710" w:rsidRDefault="000D7710">
      <w:pPr>
        <w:pStyle w:val="CommentText"/>
        <w:rPr>
          <w:lang w:val="en-AU"/>
        </w:rPr>
      </w:pPr>
    </w:p>
    <w:p w14:paraId="4E3632B3" w14:textId="3D4768F6" w:rsidR="000D7710" w:rsidRPr="00A44C86" w:rsidRDefault="000D7710">
      <w:pPr>
        <w:pStyle w:val="CommentText"/>
        <w:rPr>
          <w:lang w:val="en-AU"/>
        </w:rPr>
      </w:pPr>
      <w:r>
        <w:rPr>
          <w:highlight w:val="yellow"/>
          <w:lang w:val="en-AU"/>
        </w:rPr>
        <w:t xml:space="preserve">SS: </w:t>
      </w:r>
      <w:proofErr w:type="gramStart"/>
      <w:r w:rsidRPr="00037884">
        <w:rPr>
          <w:highlight w:val="yellow"/>
          <w:lang w:val="en-AU"/>
        </w:rPr>
        <w:t>Yes</w:t>
      </w:r>
      <w:proofErr w:type="gramEnd"/>
      <w:r w:rsidRPr="00037884">
        <w:rPr>
          <w:highlight w:val="yellow"/>
          <w:lang w:val="en-AU"/>
        </w:rPr>
        <w:t xml:space="preserve"> need to ad</w:t>
      </w:r>
    </w:p>
  </w:comment>
  <w:comment w:id="754" w:author="Peter Cistulli" w:date="2019-05-23T15:31:00Z" w:initials="PAC">
    <w:p w14:paraId="6B3CF5D3" w14:textId="21B5B163" w:rsidR="000D7710" w:rsidRPr="00EF25C0" w:rsidRDefault="000D7710">
      <w:pPr>
        <w:pStyle w:val="CommentText"/>
        <w:rPr>
          <w:lang w:val="en-AU"/>
        </w:rPr>
      </w:pPr>
      <w:r>
        <w:rPr>
          <w:rStyle w:val="CommentReference"/>
        </w:rPr>
        <w:annotationRef/>
      </w:r>
      <w:r>
        <w:rPr>
          <w:lang w:val="en-AU"/>
        </w:rPr>
        <w:t>Need to describe rationale</w:t>
      </w:r>
    </w:p>
  </w:comment>
  <w:comment w:id="764" w:author="Sands, Scott A.,Ph.D. [2]" w:date="2019-06-07T16:17:00Z" w:initials="SSA">
    <w:p w14:paraId="53892265" w14:textId="77777777" w:rsidR="000D7710" w:rsidRDefault="000D7710">
      <w:pPr>
        <w:pStyle w:val="CommentText"/>
        <w:rPr>
          <w:lang w:val="en-US"/>
        </w:rPr>
      </w:pPr>
      <w:r>
        <w:rPr>
          <w:rStyle w:val="CommentReference"/>
        </w:rPr>
        <w:annotationRef/>
      </w:r>
      <w:r>
        <w:rPr>
          <w:lang w:val="en-US"/>
        </w:rPr>
        <w:t>Add ref:</w:t>
      </w:r>
    </w:p>
    <w:p w14:paraId="5CA953B1" w14:textId="3F576804" w:rsidR="000D7710" w:rsidRPr="00ED04D6" w:rsidRDefault="000D7710">
      <w:pPr>
        <w:pStyle w:val="CommentText"/>
        <w:rPr>
          <w:lang w:val="en-US"/>
        </w:rPr>
      </w:pPr>
      <w:hyperlink r:id="rId1" w:history="1">
        <w:r>
          <w:rPr>
            <w:rStyle w:val="Hyperlink"/>
          </w:rPr>
          <w:t>https://www.ncbi.nlm.nih.gov/pubmed/27896874</w:t>
        </w:r>
      </w:hyperlink>
    </w:p>
  </w:comment>
  <w:comment w:id="1098" w:author="Peter Cistulli" w:date="2019-05-23T15:46:00Z" w:initials="PAC">
    <w:p w14:paraId="44EFE283" w14:textId="77777777" w:rsidR="000D7710" w:rsidRDefault="000D7710">
      <w:pPr>
        <w:pStyle w:val="CommentText"/>
        <w:rPr>
          <w:lang w:val="en-AU"/>
        </w:rPr>
      </w:pPr>
      <w:r>
        <w:rPr>
          <w:rStyle w:val="CommentReference"/>
        </w:rPr>
        <w:annotationRef/>
      </w:r>
      <w:r>
        <w:rPr>
          <w:lang w:val="en-AU"/>
        </w:rPr>
        <w:t>Double negative. This is a confusing sentence.</w:t>
      </w:r>
    </w:p>
    <w:p w14:paraId="1F9257D1" w14:textId="77777777" w:rsidR="000D7710" w:rsidRDefault="000D7710">
      <w:pPr>
        <w:pStyle w:val="CommentText"/>
        <w:rPr>
          <w:lang w:val="en-AU"/>
        </w:rPr>
      </w:pPr>
    </w:p>
    <w:p w14:paraId="7EE30A4F" w14:textId="4011A9EA" w:rsidR="000D7710" w:rsidRPr="00CC4128" w:rsidRDefault="000D7710">
      <w:pPr>
        <w:pStyle w:val="CommentText"/>
        <w:rPr>
          <w:lang w:val="en-AU"/>
        </w:rPr>
      </w:pPr>
      <w:r w:rsidRPr="008F7CB7">
        <w:rPr>
          <w:highlight w:val="yellow"/>
          <w:lang w:val="en-AU"/>
        </w:rPr>
        <w:t>SS: up to here, but more to do above</w:t>
      </w:r>
    </w:p>
  </w:comment>
  <w:comment w:id="1203" w:author="Sands, Scott A.,Ph.D. [2]" w:date="2019-06-07T11:53:00Z" w:initials="SSA">
    <w:p w14:paraId="1DFBD184" w14:textId="46581A15" w:rsidR="000D7710" w:rsidRPr="00716B9E" w:rsidRDefault="000D7710">
      <w:pPr>
        <w:pStyle w:val="CommentText"/>
        <w:rPr>
          <w:lang w:val="en-US"/>
        </w:rPr>
      </w:pPr>
      <w:r>
        <w:rPr>
          <w:rStyle w:val="CommentReference"/>
        </w:rPr>
        <w:annotationRef/>
      </w:r>
      <w:r>
        <w:rPr>
          <w:lang w:val="en-US"/>
        </w:rPr>
        <w:t>Perhaps refer to Younes ORP paper here</w:t>
      </w:r>
    </w:p>
  </w:comment>
  <w:comment w:id="1367" w:author="Peter Cistulli" w:date="2019-05-23T15:50:00Z" w:initials="PAC">
    <w:p w14:paraId="66F760BF" w14:textId="77777777" w:rsidR="000D7710" w:rsidRDefault="000D7710">
      <w:pPr>
        <w:pStyle w:val="CommentText"/>
        <w:rPr>
          <w:lang w:val="en-AU"/>
        </w:rPr>
      </w:pPr>
      <w:r>
        <w:rPr>
          <w:rStyle w:val="CommentReference"/>
        </w:rPr>
        <w:annotationRef/>
      </w:r>
      <w:r>
        <w:rPr>
          <w:lang w:val="en-AU"/>
        </w:rPr>
        <w:t>How do you reconcile this with the finding that milder collapsibility was a predictor of poor response?</w:t>
      </w:r>
    </w:p>
    <w:p w14:paraId="3D2261A1" w14:textId="77777777" w:rsidR="000D7710" w:rsidRDefault="000D7710">
      <w:pPr>
        <w:pStyle w:val="CommentText"/>
        <w:rPr>
          <w:lang w:val="en-AU"/>
        </w:rPr>
      </w:pPr>
    </w:p>
    <w:p w14:paraId="7ADF3DA2" w14:textId="77777777" w:rsidR="000D7710" w:rsidRDefault="000D7710">
      <w:pPr>
        <w:pStyle w:val="CommentText"/>
        <w:rPr>
          <w:lang w:val="en-AU"/>
        </w:rPr>
      </w:pPr>
      <w:r>
        <w:rPr>
          <w:lang w:val="en-AU"/>
        </w:rPr>
        <w:t xml:space="preserve">SS: Hard to reconcile; but note they had mild collapsibility but still moderate-severe OSA so not quite the same as mild OSA. </w:t>
      </w:r>
    </w:p>
    <w:p w14:paraId="5A0B71B8" w14:textId="614C5B86" w:rsidR="000D7710" w:rsidRPr="00CC4128" w:rsidRDefault="000D7710">
      <w:pPr>
        <w:pStyle w:val="CommentText"/>
        <w:rPr>
          <w:lang w:val="en-AU"/>
        </w:rPr>
      </w:pPr>
    </w:p>
  </w:comment>
  <w:comment w:id="1520" w:author="Peter Cistulli" w:date="2019-05-23T15:53:00Z" w:initials="PAC">
    <w:p w14:paraId="0A36EBFB" w14:textId="107E6588" w:rsidR="000D7710" w:rsidRPr="00386475" w:rsidRDefault="000D7710">
      <w:pPr>
        <w:pStyle w:val="CommentText"/>
        <w:rPr>
          <w:lang w:val="en-AU"/>
        </w:rPr>
      </w:pPr>
      <w:r>
        <w:rPr>
          <w:rStyle w:val="CommentReference"/>
        </w:rPr>
        <w:annotationRef/>
      </w:r>
      <w:r>
        <w:rPr>
          <w:lang w:val="en-AU"/>
        </w:rPr>
        <w:t>What about the fact that REM was not examined??</w:t>
      </w:r>
    </w:p>
  </w:comment>
  <w:comment w:id="1561" w:author="Sands, Scott A.,Ph.D. [2]" w:date="2019-06-07T15:54:00Z" w:initials="SSA">
    <w:p w14:paraId="0540EF48" w14:textId="77777777" w:rsidR="000D7710" w:rsidRDefault="000D7710">
      <w:pPr>
        <w:pStyle w:val="CommentText"/>
        <w:rPr>
          <w:lang w:val="en-US"/>
        </w:rPr>
      </w:pPr>
      <w:r>
        <w:rPr>
          <w:rStyle w:val="CommentReference"/>
        </w:rPr>
        <w:annotationRef/>
      </w:r>
      <w:r>
        <w:rPr>
          <w:lang w:val="en-US"/>
        </w:rPr>
        <w:t>Add ref</w:t>
      </w:r>
    </w:p>
    <w:p w14:paraId="2C821875" w14:textId="1114FC15" w:rsidR="000D7710" w:rsidRPr="00E65172" w:rsidRDefault="000D7710">
      <w:pPr>
        <w:pStyle w:val="CommentText"/>
        <w:rPr>
          <w:lang w:val="en-US"/>
        </w:rPr>
      </w:pPr>
      <w:hyperlink r:id="rId2" w:history="1">
        <w:r>
          <w:rPr>
            <w:rStyle w:val="Hyperlink"/>
          </w:rPr>
          <w:t>https://www.ncbi.nlm.nih.gov/pmc/articles/PMC4355904/</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06D5B5" w15:done="0"/>
  <w15:commentEx w15:paraId="7DDE9697" w15:done="0"/>
  <w15:commentEx w15:paraId="304EB713" w15:done="0"/>
  <w15:commentEx w15:paraId="6B62018F" w15:done="0"/>
  <w15:commentEx w15:paraId="33ED9343" w15:done="0"/>
  <w15:commentEx w15:paraId="41E73735" w15:done="0"/>
  <w15:commentEx w15:paraId="4E3632B3" w15:done="0"/>
  <w15:commentEx w15:paraId="6B3CF5D3" w15:done="0"/>
  <w15:commentEx w15:paraId="5CA953B1" w15:done="0"/>
  <w15:commentEx w15:paraId="7EE30A4F" w15:done="0"/>
  <w15:commentEx w15:paraId="1DFBD184" w15:done="0"/>
  <w15:commentEx w15:paraId="5A0B71B8" w15:done="0"/>
  <w15:commentEx w15:paraId="0A36EBFB" w15:done="0"/>
  <w15:commentEx w15:paraId="2C821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6D5B5" w16cid:durableId="20913363"/>
  <w16cid:commentId w16cid:paraId="7DDE9697" w16cid:durableId="2092ABA7"/>
  <w16cid:commentId w16cid:paraId="304EB713" w16cid:durableId="20913536"/>
  <w16cid:commentId w16cid:paraId="6B62018F" w16cid:durableId="209136FC"/>
  <w16cid:commentId w16cid:paraId="33ED9343" w16cid:durableId="20913732"/>
  <w16cid:commentId w16cid:paraId="41E73735" w16cid:durableId="20913A1C"/>
  <w16cid:commentId w16cid:paraId="4E3632B3" w16cid:durableId="20913AB4"/>
  <w16cid:commentId w16cid:paraId="6B3CF5D3" w16cid:durableId="20913B3B"/>
  <w16cid:commentId w16cid:paraId="5CA953B1" w16cid:durableId="20A50CA0"/>
  <w16cid:commentId w16cid:paraId="7EE30A4F" w16cid:durableId="20913ED6"/>
  <w16cid:commentId w16cid:paraId="1DFBD184" w16cid:durableId="20A4CEBD"/>
  <w16cid:commentId w16cid:paraId="5A0B71B8" w16cid:durableId="20913FA8"/>
  <w16cid:commentId w16cid:paraId="0A36EBFB" w16cid:durableId="20914065"/>
  <w16cid:commentId w16cid:paraId="2C821875" w16cid:durableId="20A507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C98E" w14:textId="77777777" w:rsidR="00B31568" w:rsidRDefault="00B31568">
      <w:r>
        <w:separator/>
      </w:r>
    </w:p>
  </w:endnote>
  <w:endnote w:type="continuationSeparator" w:id="0">
    <w:p w14:paraId="01CD77EB" w14:textId="77777777" w:rsidR="00B31568" w:rsidRDefault="00B31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E8095" w14:textId="13ED59D5" w:rsidR="000D7710" w:rsidRDefault="000D7710">
    <w:pPr>
      <w:pStyle w:val="Footer"/>
      <w:jc w:val="center"/>
      <w:rPr>
        <w:sz w:val="14"/>
        <w:szCs w:val="14"/>
        <w:lang w:val="en-US"/>
      </w:rPr>
    </w:pPr>
  </w:p>
  <w:p w14:paraId="1237AB33" w14:textId="002B08CD" w:rsidR="000D7710" w:rsidRPr="00AB6BA1" w:rsidRDefault="000D7710">
    <w:pPr>
      <w:pStyle w:val="Footer"/>
      <w:jc w:val="center"/>
      <w:rPr>
        <w:sz w:val="18"/>
        <w:szCs w:val="18"/>
      </w:rPr>
    </w:pPr>
    <w:r w:rsidRPr="00AB6BA1">
      <w:rPr>
        <w:sz w:val="18"/>
        <w:szCs w:val="18"/>
      </w:rPr>
      <w:fldChar w:fldCharType="begin"/>
    </w:r>
    <w:r w:rsidRPr="00AB6BA1">
      <w:rPr>
        <w:sz w:val="18"/>
        <w:szCs w:val="18"/>
      </w:rPr>
      <w:instrText xml:space="preserve"> PAGE   \* MERGEFORMAT </w:instrText>
    </w:r>
    <w:r w:rsidRPr="00AB6BA1">
      <w:rPr>
        <w:sz w:val="18"/>
        <w:szCs w:val="18"/>
      </w:rPr>
      <w:fldChar w:fldCharType="separate"/>
    </w:r>
    <w:r>
      <w:rPr>
        <w:noProof/>
        <w:sz w:val="18"/>
        <w:szCs w:val="18"/>
      </w:rPr>
      <w:t>8</w:t>
    </w:r>
    <w:r w:rsidRPr="00AB6BA1">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78951" w14:textId="77777777" w:rsidR="00B31568" w:rsidRDefault="00B31568">
      <w:r>
        <w:separator/>
      </w:r>
    </w:p>
  </w:footnote>
  <w:footnote w:type="continuationSeparator" w:id="0">
    <w:p w14:paraId="0FD72CAD" w14:textId="77777777" w:rsidR="00B31568" w:rsidRDefault="00B31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3206C4E"/>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C2961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9F0AE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66C9E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E0A1F3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CA0656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BD8D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118936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1169AA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D6AE5E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9CCE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345159"/>
    <w:multiLevelType w:val="hybridMultilevel"/>
    <w:tmpl w:val="66A6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0167C"/>
    <w:multiLevelType w:val="hybridMultilevel"/>
    <w:tmpl w:val="C29C62DA"/>
    <w:lvl w:ilvl="0" w:tplc="7EF87756">
      <w:start w:val="1"/>
      <w:numFmt w:val="lowerLetter"/>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2F051A53"/>
    <w:multiLevelType w:val="hybridMultilevel"/>
    <w:tmpl w:val="36E8E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C779F"/>
    <w:multiLevelType w:val="hybridMultilevel"/>
    <w:tmpl w:val="C08E7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9209CA"/>
    <w:multiLevelType w:val="hybridMultilevel"/>
    <w:tmpl w:val="E536D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D4F33"/>
    <w:multiLevelType w:val="hybridMultilevel"/>
    <w:tmpl w:val="242CF4BE"/>
    <w:lvl w:ilvl="0" w:tplc="777C341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F3EDA"/>
    <w:multiLevelType w:val="hybridMultilevel"/>
    <w:tmpl w:val="AA7E2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463330"/>
    <w:multiLevelType w:val="hybridMultilevel"/>
    <w:tmpl w:val="1B1440E6"/>
    <w:lvl w:ilvl="0" w:tplc="5192E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253A4A"/>
    <w:multiLevelType w:val="hybridMultilevel"/>
    <w:tmpl w:val="AA4E0116"/>
    <w:lvl w:ilvl="0" w:tplc="72F0D6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234AFE"/>
    <w:multiLevelType w:val="hybridMultilevel"/>
    <w:tmpl w:val="64BAA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87512A"/>
    <w:multiLevelType w:val="hybridMultilevel"/>
    <w:tmpl w:val="215C2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203162"/>
    <w:multiLevelType w:val="hybridMultilevel"/>
    <w:tmpl w:val="E3060D5E"/>
    <w:lvl w:ilvl="0" w:tplc="EE58521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2B629D"/>
    <w:multiLevelType w:val="hybridMultilevel"/>
    <w:tmpl w:val="B874D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FC02FC"/>
    <w:multiLevelType w:val="hybridMultilevel"/>
    <w:tmpl w:val="E2EACAE8"/>
    <w:lvl w:ilvl="0" w:tplc="A19ED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D17C38"/>
    <w:multiLevelType w:val="hybridMultilevel"/>
    <w:tmpl w:val="BE80DB4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D1C6A26"/>
    <w:multiLevelType w:val="multilevel"/>
    <w:tmpl w:val="01DE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12"/>
  </w:num>
  <w:num w:numId="3">
    <w:abstractNumId w:val="0"/>
  </w:num>
  <w:num w:numId="4">
    <w:abstractNumId w:val="16"/>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20"/>
  </w:num>
  <w:num w:numId="16">
    <w:abstractNumId w:val="21"/>
  </w:num>
  <w:num w:numId="17">
    <w:abstractNumId w:val="14"/>
  </w:num>
  <w:num w:numId="18">
    <w:abstractNumId w:val="18"/>
  </w:num>
  <w:num w:numId="19">
    <w:abstractNumId w:val="17"/>
  </w:num>
  <w:num w:numId="20">
    <w:abstractNumId w:val="24"/>
  </w:num>
  <w:num w:numId="21">
    <w:abstractNumId w:val="19"/>
  </w:num>
  <w:num w:numId="22">
    <w:abstractNumId w:val="15"/>
  </w:num>
  <w:num w:numId="23">
    <w:abstractNumId w:val="11"/>
  </w:num>
  <w:num w:numId="24">
    <w:abstractNumId w:val="13"/>
  </w:num>
  <w:num w:numId="25">
    <w:abstractNumId w:val="23"/>
  </w:num>
  <w:num w:numId="26">
    <w:abstractNumId w:val="26"/>
  </w:num>
  <w:num w:numId="2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s, Scott A.,Ph.D.">
    <w15:presenceInfo w15:providerId="AD" w15:userId="S-1-5-21-8915387-943144406-1916815836-591431"/>
  </w15:person>
  <w15:person w15:author="Ahmad Abdulraheem M. Bamagoos">
    <w15:presenceInfo w15:providerId="None" w15:userId="Ahmad Abdulraheem M. Bamagoos"/>
  </w15:person>
  <w15:person w15:author="Sands, Scott A.,Ph.D. [2]">
    <w15:presenceInfo w15:providerId="AD" w15:userId="S::sasands@bwh.harvard.edu::cf033714-ac26-4026-b0db-9b53bed1f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LEEP&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zrvr9xzvsra7e559kxp2wsv9daaaarw52w&quot;&gt;JUL18&lt;record-ids&gt;&lt;item&gt;122&lt;/item&gt;&lt;item&gt;192&lt;/item&gt;&lt;item&gt;197&lt;/item&gt;&lt;item&gt;198&lt;/item&gt;&lt;item&gt;199&lt;/item&gt;&lt;item&gt;200&lt;/item&gt;&lt;item&gt;214&lt;/item&gt;&lt;item&gt;216&lt;/item&gt;&lt;item&gt;217&lt;/item&gt;&lt;item&gt;225&lt;/item&gt;&lt;item&gt;237&lt;/item&gt;&lt;item&gt;254&lt;/item&gt;&lt;item&gt;260&lt;/item&gt;&lt;item&gt;261&lt;/item&gt;&lt;item&gt;262&lt;/item&gt;&lt;item&gt;265&lt;/item&gt;&lt;item&gt;270&lt;/item&gt;&lt;item&gt;302&lt;/item&gt;&lt;item&gt;335&lt;/item&gt;&lt;item&gt;343&lt;/item&gt;&lt;item&gt;368&lt;/item&gt;&lt;item&gt;437&lt;/item&gt;&lt;item&gt;493&lt;/item&gt;&lt;item&gt;561&lt;/item&gt;&lt;item&gt;575&lt;/item&gt;&lt;item&gt;576&lt;/item&gt;&lt;item&gt;577&lt;/item&gt;&lt;item&gt;578&lt;/item&gt;&lt;item&gt;588&lt;/item&gt;&lt;item&gt;593&lt;/item&gt;&lt;item&gt;612&lt;/item&gt;&lt;item&gt;613&lt;/item&gt;&lt;item&gt;614&lt;/item&gt;&lt;item&gt;616&lt;/item&gt;&lt;item&gt;618&lt;/item&gt;&lt;item&gt;619&lt;/item&gt;&lt;item&gt;620&lt;/item&gt;&lt;item&gt;621&lt;/item&gt;&lt;item&gt;622&lt;/item&gt;&lt;item&gt;631&lt;/item&gt;&lt;item&gt;644&lt;/item&gt;&lt;item&gt;647&lt;/item&gt;&lt;item&gt;649&lt;/item&gt;&lt;item&gt;652&lt;/item&gt;&lt;item&gt;743&lt;/item&gt;&lt;item&gt;812&lt;/item&gt;&lt;/record-ids&gt;&lt;/item&gt;&lt;/Libraries&gt;"/>
  </w:docVars>
  <w:rsids>
    <w:rsidRoot w:val="00ED7AE6"/>
    <w:rsid w:val="00002060"/>
    <w:rsid w:val="00003664"/>
    <w:rsid w:val="00004E5B"/>
    <w:rsid w:val="0000513D"/>
    <w:rsid w:val="00005C40"/>
    <w:rsid w:val="00006C24"/>
    <w:rsid w:val="00011931"/>
    <w:rsid w:val="00011A49"/>
    <w:rsid w:val="00012E7B"/>
    <w:rsid w:val="00013C75"/>
    <w:rsid w:val="00013DE6"/>
    <w:rsid w:val="000144F5"/>
    <w:rsid w:val="00015C8E"/>
    <w:rsid w:val="00020761"/>
    <w:rsid w:val="0002164D"/>
    <w:rsid w:val="00021EE3"/>
    <w:rsid w:val="00023DDF"/>
    <w:rsid w:val="000240AD"/>
    <w:rsid w:val="0002529E"/>
    <w:rsid w:val="0002631B"/>
    <w:rsid w:val="0002788C"/>
    <w:rsid w:val="00027E1F"/>
    <w:rsid w:val="000352B0"/>
    <w:rsid w:val="00037709"/>
    <w:rsid w:val="00037884"/>
    <w:rsid w:val="000400E8"/>
    <w:rsid w:val="00040475"/>
    <w:rsid w:val="00040504"/>
    <w:rsid w:val="000414D6"/>
    <w:rsid w:val="000418AF"/>
    <w:rsid w:val="00042B38"/>
    <w:rsid w:val="000476E8"/>
    <w:rsid w:val="00047EB7"/>
    <w:rsid w:val="000519DB"/>
    <w:rsid w:val="00051BC8"/>
    <w:rsid w:val="00052312"/>
    <w:rsid w:val="00053776"/>
    <w:rsid w:val="000554ED"/>
    <w:rsid w:val="00055AC5"/>
    <w:rsid w:val="0005601E"/>
    <w:rsid w:val="00056093"/>
    <w:rsid w:val="00057994"/>
    <w:rsid w:val="00057A8F"/>
    <w:rsid w:val="00061F20"/>
    <w:rsid w:val="000641B2"/>
    <w:rsid w:val="00064D5B"/>
    <w:rsid w:val="00066EEF"/>
    <w:rsid w:val="000702D6"/>
    <w:rsid w:val="00071C7A"/>
    <w:rsid w:val="000729CB"/>
    <w:rsid w:val="00073048"/>
    <w:rsid w:val="0007378A"/>
    <w:rsid w:val="000767C9"/>
    <w:rsid w:val="00077460"/>
    <w:rsid w:val="00081131"/>
    <w:rsid w:val="00081BE7"/>
    <w:rsid w:val="00085012"/>
    <w:rsid w:val="0008501A"/>
    <w:rsid w:val="000852A1"/>
    <w:rsid w:val="0008598B"/>
    <w:rsid w:val="00090381"/>
    <w:rsid w:val="00093803"/>
    <w:rsid w:val="00094288"/>
    <w:rsid w:val="00094445"/>
    <w:rsid w:val="00094462"/>
    <w:rsid w:val="00095394"/>
    <w:rsid w:val="00095A6F"/>
    <w:rsid w:val="00095CB1"/>
    <w:rsid w:val="00097047"/>
    <w:rsid w:val="000A29B4"/>
    <w:rsid w:val="000A2BEA"/>
    <w:rsid w:val="000A3B53"/>
    <w:rsid w:val="000A4525"/>
    <w:rsid w:val="000A57BC"/>
    <w:rsid w:val="000A624C"/>
    <w:rsid w:val="000A7D3D"/>
    <w:rsid w:val="000B0EC9"/>
    <w:rsid w:val="000B13E5"/>
    <w:rsid w:val="000B217C"/>
    <w:rsid w:val="000B3712"/>
    <w:rsid w:val="000B37BA"/>
    <w:rsid w:val="000B381A"/>
    <w:rsid w:val="000B49F2"/>
    <w:rsid w:val="000B59EB"/>
    <w:rsid w:val="000B6EF7"/>
    <w:rsid w:val="000B7CC0"/>
    <w:rsid w:val="000B7FD5"/>
    <w:rsid w:val="000C0BF0"/>
    <w:rsid w:val="000C1F4A"/>
    <w:rsid w:val="000C40EF"/>
    <w:rsid w:val="000C485C"/>
    <w:rsid w:val="000C550C"/>
    <w:rsid w:val="000C5C42"/>
    <w:rsid w:val="000C67E3"/>
    <w:rsid w:val="000C7CBA"/>
    <w:rsid w:val="000D250C"/>
    <w:rsid w:val="000D2FF0"/>
    <w:rsid w:val="000D3E49"/>
    <w:rsid w:val="000D47BF"/>
    <w:rsid w:val="000D7710"/>
    <w:rsid w:val="000E04E0"/>
    <w:rsid w:val="000E0533"/>
    <w:rsid w:val="000E0A34"/>
    <w:rsid w:val="000E72C8"/>
    <w:rsid w:val="000F00A2"/>
    <w:rsid w:val="000F0306"/>
    <w:rsid w:val="000F0E76"/>
    <w:rsid w:val="000F1379"/>
    <w:rsid w:val="000F2FFD"/>
    <w:rsid w:val="001007A7"/>
    <w:rsid w:val="00100F2A"/>
    <w:rsid w:val="0010184B"/>
    <w:rsid w:val="00104E7A"/>
    <w:rsid w:val="00105E99"/>
    <w:rsid w:val="0010614C"/>
    <w:rsid w:val="001100DE"/>
    <w:rsid w:val="00110182"/>
    <w:rsid w:val="001104B7"/>
    <w:rsid w:val="0011113C"/>
    <w:rsid w:val="00111CA5"/>
    <w:rsid w:val="00112283"/>
    <w:rsid w:val="00115128"/>
    <w:rsid w:val="00117C54"/>
    <w:rsid w:val="00122032"/>
    <w:rsid w:val="00122375"/>
    <w:rsid w:val="0012374E"/>
    <w:rsid w:val="0012422B"/>
    <w:rsid w:val="001247F3"/>
    <w:rsid w:val="00124C13"/>
    <w:rsid w:val="00124EAE"/>
    <w:rsid w:val="0012665B"/>
    <w:rsid w:val="00127703"/>
    <w:rsid w:val="00130904"/>
    <w:rsid w:val="0013239D"/>
    <w:rsid w:val="00132B83"/>
    <w:rsid w:val="0013403C"/>
    <w:rsid w:val="00134246"/>
    <w:rsid w:val="001350F3"/>
    <w:rsid w:val="00135B0E"/>
    <w:rsid w:val="00136886"/>
    <w:rsid w:val="00140480"/>
    <w:rsid w:val="0014271E"/>
    <w:rsid w:val="001433C1"/>
    <w:rsid w:val="00143664"/>
    <w:rsid w:val="00143B35"/>
    <w:rsid w:val="00143DCA"/>
    <w:rsid w:val="00143E44"/>
    <w:rsid w:val="00143FAA"/>
    <w:rsid w:val="001440F9"/>
    <w:rsid w:val="00145523"/>
    <w:rsid w:val="001457B2"/>
    <w:rsid w:val="0014615E"/>
    <w:rsid w:val="00151311"/>
    <w:rsid w:val="00151418"/>
    <w:rsid w:val="00152CF2"/>
    <w:rsid w:val="001534FC"/>
    <w:rsid w:val="0015364F"/>
    <w:rsid w:val="00154DD4"/>
    <w:rsid w:val="00155DF5"/>
    <w:rsid w:val="00156C7B"/>
    <w:rsid w:val="0015711A"/>
    <w:rsid w:val="001579A7"/>
    <w:rsid w:val="00161A88"/>
    <w:rsid w:val="001629D4"/>
    <w:rsid w:val="00163F3A"/>
    <w:rsid w:val="00165D24"/>
    <w:rsid w:val="00165E5A"/>
    <w:rsid w:val="00166C08"/>
    <w:rsid w:val="001671D2"/>
    <w:rsid w:val="001700D6"/>
    <w:rsid w:val="00170F64"/>
    <w:rsid w:val="00174178"/>
    <w:rsid w:val="00174926"/>
    <w:rsid w:val="00174F16"/>
    <w:rsid w:val="001776FA"/>
    <w:rsid w:val="00177917"/>
    <w:rsid w:val="00180DE4"/>
    <w:rsid w:val="0018177A"/>
    <w:rsid w:val="00181F2E"/>
    <w:rsid w:val="0018390A"/>
    <w:rsid w:val="00183E01"/>
    <w:rsid w:val="0018451A"/>
    <w:rsid w:val="001847EB"/>
    <w:rsid w:val="00184A2F"/>
    <w:rsid w:val="00184DA6"/>
    <w:rsid w:val="001859AE"/>
    <w:rsid w:val="00187FB1"/>
    <w:rsid w:val="001916C8"/>
    <w:rsid w:val="00193822"/>
    <w:rsid w:val="00194AA9"/>
    <w:rsid w:val="00195443"/>
    <w:rsid w:val="0019682A"/>
    <w:rsid w:val="00196A1D"/>
    <w:rsid w:val="001977F4"/>
    <w:rsid w:val="001A3250"/>
    <w:rsid w:val="001A6F2F"/>
    <w:rsid w:val="001B15FF"/>
    <w:rsid w:val="001B1CCC"/>
    <w:rsid w:val="001B205B"/>
    <w:rsid w:val="001B290D"/>
    <w:rsid w:val="001B2BF7"/>
    <w:rsid w:val="001B2C0F"/>
    <w:rsid w:val="001B2E23"/>
    <w:rsid w:val="001B5EBB"/>
    <w:rsid w:val="001B67D0"/>
    <w:rsid w:val="001B7A4B"/>
    <w:rsid w:val="001C16D7"/>
    <w:rsid w:val="001C1ABC"/>
    <w:rsid w:val="001C24E5"/>
    <w:rsid w:val="001C3100"/>
    <w:rsid w:val="001C40DB"/>
    <w:rsid w:val="001C5D46"/>
    <w:rsid w:val="001C7C6F"/>
    <w:rsid w:val="001D1A89"/>
    <w:rsid w:val="001D2485"/>
    <w:rsid w:val="001D2B5F"/>
    <w:rsid w:val="001D332F"/>
    <w:rsid w:val="001D4796"/>
    <w:rsid w:val="001D4980"/>
    <w:rsid w:val="001D5C5F"/>
    <w:rsid w:val="001D6FCF"/>
    <w:rsid w:val="001D7954"/>
    <w:rsid w:val="001E07BF"/>
    <w:rsid w:val="001E0E62"/>
    <w:rsid w:val="001E0EF6"/>
    <w:rsid w:val="001E1E1C"/>
    <w:rsid w:val="001E2264"/>
    <w:rsid w:val="001E4753"/>
    <w:rsid w:val="001E5A31"/>
    <w:rsid w:val="001F2F24"/>
    <w:rsid w:val="001F3C87"/>
    <w:rsid w:val="001F4015"/>
    <w:rsid w:val="001F6B02"/>
    <w:rsid w:val="001F6DAE"/>
    <w:rsid w:val="001F6FB8"/>
    <w:rsid w:val="002007A1"/>
    <w:rsid w:val="0020124A"/>
    <w:rsid w:val="00201E19"/>
    <w:rsid w:val="00202956"/>
    <w:rsid w:val="00202A8A"/>
    <w:rsid w:val="00202CC2"/>
    <w:rsid w:val="002047CB"/>
    <w:rsid w:val="002111AE"/>
    <w:rsid w:val="0021130E"/>
    <w:rsid w:val="00211647"/>
    <w:rsid w:val="002118F7"/>
    <w:rsid w:val="00212554"/>
    <w:rsid w:val="002144D6"/>
    <w:rsid w:val="0021468D"/>
    <w:rsid w:val="0021513A"/>
    <w:rsid w:val="002176F3"/>
    <w:rsid w:val="00217E53"/>
    <w:rsid w:val="00220082"/>
    <w:rsid w:val="00220CD1"/>
    <w:rsid w:val="0022176A"/>
    <w:rsid w:val="00223B03"/>
    <w:rsid w:val="00224E46"/>
    <w:rsid w:val="00226F78"/>
    <w:rsid w:val="00227772"/>
    <w:rsid w:val="002301E4"/>
    <w:rsid w:val="00230554"/>
    <w:rsid w:val="00231431"/>
    <w:rsid w:val="002317EE"/>
    <w:rsid w:val="00231FEE"/>
    <w:rsid w:val="00232019"/>
    <w:rsid w:val="00232FF7"/>
    <w:rsid w:val="00235AA6"/>
    <w:rsid w:val="0023654B"/>
    <w:rsid w:val="00240044"/>
    <w:rsid w:val="00240155"/>
    <w:rsid w:val="002404A7"/>
    <w:rsid w:val="00240A8E"/>
    <w:rsid w:val="00241888"/>
    <w:rsid w:val="002419E2"/>
    <w:rsid w:val="00242008"/>
    <w:rsid w:val="0024390D"/>
    <w:rsid w:val="00244989"/>
    <w:rsid w:val="00244F40"/>
    <w:rsid w:val="00245EFF"/>
    <w:rsid w:val="00245FEC"/>
    <w:rsid w:val="00246C85"/>
    <w:rsid w:val="00247C82"/>
    <w:rsid w:val="0025026C"/>
    <w:rsid w:val="0025070F"/>
    <w:rsid w:val="00253E38"/>
    <w:rsid w:val="0025663D"/>
    <w:rsid w:val="00256CB2"/>
    <w:rsid w:val="00256FCF"/>
    <w:rsid w:val="00257242"/>
    <w:rsid w:val="00257365"/>
    <w:rsid w:val="00262A8B"/>
    <w:rsid w:val="00262ECD"/>
    <w:rsid w:val="002648DD"/>
    <w:rsid w:val="002703B6"/>
    <w:rsid w:val="00271340"/>
    <w:rsid w:val="0027395B"/>
    <w:rsid w:val="00273C96"/>
    <w:rsid w:val="0027517D"/>
    <w:rsid w:val="002754BE"/>
    <w:rsid w:val="002767DB"/>
    <w:rsid w:val="002779E7"/>
    <w:rsid w:val="00281453"/>
    <w:rsid w:val="00285B51"/>
    <w:rsid w:val="00286F37"/>
    <w:rsid w:val="00290278"/>
    <w:rsid w:val="0029135F"/>
    <w:rsid w:val="00291DF8"/>
    <w:rsid w:val="00291F18"/>
    <w:rsid w:val="0029249A"/>
    <w:rsid w:val="00293C71"/>
    <w:rsid w:val="0029567B"/>
    <w:rsid w:val="00295DFD"/>
    <w:rsid w:val="00297810"/>
    <w:rsid w:val="00297F03"/>
    <w:rsid w:val="002A1657"/>
    <w:rsid w:val="002A177C"/>
    <w:rsid w:val="002A1CEE"/>
    <w:rsid w:val="002A298F"/>
    <w:rsid w:val="002A2D22"/>
    <w:rsid w:val="002A2E4B"/>
    <w:rsid w:val="002A33C4"/>
    <w:rsid w:val="002A4F5E"/>
    <w:rsid w:val="002A4FEA"/>
    <w:rsid w:val="002A5100"/>
    <w:rsid w:val="002A62E7"/>
    <w:rsid w:val="002A69DD"/>
    <w:rsid w:val="002B1686"/>
    <w:rsid w:val="002B410B"/>
    <w:rsid w:val="002B4553"/>
    <w:rsid w:val="002B471A"/>
    <w:rsid w:val="002B63B6"/>
    <w:rsid w:val="002B67EC"/>
    <w:rsid w:val="002B696B"/>
    <w:rsid w:val="002B70F1"/>
    <w:rsid w:val="002C1D08"/>
    <w:rsid w:val="002C1FB7"/>
    <w:rsid w:val="002C1FD7"/>
    <w:rsid w:val="002C21CC"/>
    <w:rsid w:val="002C5A7E"/>
    <w:rsid w:val="002C64DB"/>
    <w:rsid w:val="002C6735"/>
    <w:rsid w:val="002C6C5D"/>
    <w:rsid w:val="002D0302"/>
    <w:rsid w:val="002D1322"/>
    <w:rsid w:val="002D17B7"/>
    <w:rsid w:val="002D24F3"/>
    <w:rsid w:val="002D3429"/>
    <w:rsid w:val="002D3B81"/>
    <w:rsid w:val="002D43AC"/>
    <w:rsid w:val="002D5D7C"/>
    <w:rsid w:val="002D7BA9"/>
    <w:rsid w:val="002E0205"/>
    <w:rsid w:val="002E0253"/>
    <w:rsid w:val="002E0D16"/>
    <w:rsid w:val="002E1CF1"/>
    <w:rsid w:val="002E261E"/>
    <w:rsid w:val="002E3AC3"/>
    <w:rsid w:val="002E539C"/>
    <w:rsid w:val="002E64AD"/>
    <w:rsid w:val="002E7F24"/>
    <w:rsid w:val="002F0E90"/>
    <w:rsid w:val="002F0FD6"/>
    <w:rsid w:val="002F629A"/>
    <w:rsid w:val="002F6863"/>
    <w:rsid w:val="002F6CC9"/>
    <w:rsid w:val="002F76D4"/>
    <w:rsid w:val="00302A9B"/>
    <w:rsid w:val="003034C7"/>
    <w:rsid w:val="00303AA7"/>
    <w:rsid w:val="00303DC9"/>
    <w:rsid w:val="0030617E"/>
    <w:rsid w:val="0030674C"/>
    <w:rsid w:val="003100A5"/>
    <w:rsid w:val="003100EF"/>
    <w:rsid w:val="00312233"/>
    <w:rsid w:val="0031268E"/>
    <w:rsid w:val="003151FB"/>
    <w:rsid w:val="00316239"/>
    <w:rsid w:val="0031674A"/>
    <w:rsid w:val="00316EE5"/>
    <w:rsid w:val="0032097B"/>
    <w:rsid w:val="00321081"/>
    <w:rsid w:val="00321131"/>
    <w:rsid w:val="0032219E"/>
    <w:rsid w:val="00322EEF"/>
    <w:rsid w:val="003242DE"/>
    <w:rsid w:val="0032555B"/>
    <w:rsid w:val="00325CF5"/>
    <w:rsid w:val="00326849"/>
    <w:rsid w:val="00327AE2"/>
    <w:rsid w:val="00327D08"/>
    <w:rsid w:val="003302AE"/>
    <w:rsid w:val="003317F7"/>
    <w:rsid w:val="00331874"/>
    <w:rsid w:val="00333475"/>
    <w:rsid w:val="00333BF7"/>
    <w:rsid w:val="00333DC4"/>
    <w:rsid w:val="0033492C"/>
    <w:rsid w:val="00334F26"/>
    <w:rsid w:val="00335B8C"/>
    <w:rsid w:val="00335BD7"/>
    <w:rsid w:val="003367B6"/>
    <w:rsid w:val="00340653"/>
    <w:rsid w:val="00341097"/>
    <w:rsid w:val="003418CD"/>
    <w:rsid w:val="00342020"/>
    <w:rsid w:val="00342B49"/>
    <w:rsid w:val="00342D27"/>
    <w:rsid w:val="00344437"/>
    <w:rsid w:val="00344C40"/>
    <w:rsid w:val="003452FC"/>
    <w:rsid w:val="003478C1"/>
    <w:rsid w:val="003500F7"/>
    <w:rsid w:val="00350E22"/>
    <w:rsid w:val="003510B1"/>
    <w:rsid w:val="00352CF6"/>
    <w:rsid w:val="00353098"/>
    <w:rsid w:val="00353AE6"/>
    <w:rsid w:val="00353FF7"/>
    <w:rsid w:val="0035559D"/>
    <w:rsid w:val="00361ECE"/>
    <w:rsid w:val="003626C0"/>
    <w:rsid w:val="0036302E"/>
    <w:rsid w:val="00363F55"/>
    <w:rsid w:val="00364206"/>
    <w:rsid w:val="00364C95"/>
    <w:rsid w:val="00365530"/>
    <w:rsid w:val="00365ABB"/>
    <w:rsid w:val="00365BBB"/>
    <w:rsid w:val="003660C4"/>
    <w:rsid w:val="003718C8"/>
    <w:rsid w:val="00371E1C"/>
    <w:rsid w:val="0037319F"/>
    <w:rsid w:val="00373468"/>
    <w:rsid w:val="00374166"/>
    <w:rsid w:val="0037582B"/>
    <w:rsid w:val="0037701B"/>
    <w:rsid w:val="00377334"/>
    <w:rsid w:val="003805C7"/>
    <w:rsid w:val="003810F4"/>
    <w:rsid w:val="00382000"/>
    <w:rsid w:val="0038318E"/>
    <w:rsid w:val="00383CD5"/>
    <w:rsid w:val="00383D86"/>
    <w:rsid w:val="00385BCA"/>
    <w:rsid w:val="00386475"/>
    <w:rsid w:val="00386E3F"/>
    <w:rsid w:val="00387EB1"/>
    <w:rsid w:val="00390918"/>
    <w:rsid w:val="00392028"/>
    <w:rsid w:val="00392438"/>
    <w:rsid w:val="003926D9"/>
    <w:rsid w:val="00392A40"/>
    <w:rsid w:val="00396F98"/>
    <w:rsid w:val="00397E08"/>
    <w:rsid w:val="003A1EFC"/>
    <w:rsid w:val="003A20FF"/>
    <w:rsid w:val="003A3C42"/>
    <w:rsid w:val="003A58FC"/>
    <w:rsid w:val="003A7C96"/>
    <w:rsid w:val="003B03C6"/>
    <w:rsid w:val="003B0661"/>
    <w:rsid w:val="003B0E78"/>
    <w:rsid w:val="003B2696"/>
    <w:rsid w:val="003B3D49"/>
    <w:rsid w:val="003B3D80"/>
    <w:rsid w:val="003B644E"/>
    <w:rsid w:val="003B6FB5"/>
    <w:rsid w:val="003B7395"/>
    <w:rsid w:val="003B7628"/>
    <w:rsid w:val="003B7F3E"/>
    <w:rsid w:val="003C05E3"/>
    <w:rsid w:val="003C1178"/>
    <w:rsid w:val="003C1817"/>
    <w:rsid w:val="003C2171"/>
    <w:rsid w:val="003C470F"/>
    <w:rsid w:val="003C47D3"/>
    <w:rsid w:val="003C50FE"/>
    <w:rsid w:val="003C5FB6"/>
    <w:rsid w:val="003C6109"/>
    <w:rsid w:val="003C6F6E"/>
    <w:rsid w:val="003C7220"/>
    <w:rsid w:val="003C7C57"/>
    <w:rsid w:val="003D0595"/>
    <w:rsid w:val="003D05F6"/>
    <w:rsid w:val="003D2515"/>
    <w:rsid w:val="003D2A6E"/>
    <w:rsid w:val="003D2F88"/>
    <w:rsid w:val="003D398E"/>
    <w:rsid w:val="003D58CD"/>
    <w:rsid w:val="003D6B36"/>
    <w:rsid w:val="003E098E"/>
    <w:rsid w:val="003E0A63"/>
    <w:rsid w:val="003E3093"/>
    <w:rsid w:val="003E34D8"/>
    <w:rsid w:val="003E40B9"/>
    <w:rsid w:val="003E500F"/>
    <w:rsid w:val="003E56AC"/>
    <w:rsid w:val="003E5806"/>
    <w:rsid w:val="003E7F0F"/>
    <w:rsid w:val="003F049F"/>
    <w:rsid w:val="003F0941"/>
    <w:rsid w:val="003F1379"/>
    <w:rsid w:val="003F13B9"/>
    <w:rsid w:val="003F3523"/>
    <w:rsid w:val="003F39E0"/>
    <w:rsid w:val="003F4563"/>
    <w:rsid w:val="003F468F"/>
    <w:rsid w:val="003F4BE0"/>
    <w:rsid w:val="003F5CC1"/>
    <w:rsid w:val="003F60ED"/>
    <w:rsid w:val="003F7D13"/>
    <w:rsid w:val="003F7F62"/>
    <w:rsid w:val="00400564"/>
    <w:rsid w:val="00403676"/>
    <w:rsid w:val="00404E6D"/>
    <w:rsid w:val="00406D27"/>
    <w:rsid w:val="0040799F"/>
    <w:rsid w:val="0041032B"/>
    <w:rsid w:val="00411E5C"/>
    <w:rsid w:val="00411F15"/>
    <w:rsid w:val="00411F95"/>
    <w:rsid w:val="0041262A"/>
    <w:rsid w:val="00413C41"/>
    <w:rsid w:val="00414333"/>
    <w:rsid w:val="00415E5A"/>
    <w:rsid w:val="00416DB6"/>
    <w:rsid w:val="0041767A"/>
    <w:rsid w:val="00417686"/>
    <w:rsid w:val="004200EC"/>
    <w:rsid w:val="00421E41"/>
    <w:rsid w:val="00423171"/>
    <w:rsid w:val="00423C0B"/>
    <w:rsid w:val="0042569B"/>
    <w:rsid w:val="00425800"/>
    <w:rsid w:val="00427640"/>
    <w:rsid w:val="00427706"/>
    <w:rsid w:val="00427ACC"/>
    <w:rsid w:val="0043004D"/>
    <w:rsid w:val="00431301"/>
    <w:rsid w:val="004328A3"/>
    <w:rsid w:val="00433503"/>
    <w:rsid w:val="00435B67"/>
    <w:rsid w:val="004364D3"/>
    <w:rsid w:val="0044077D"/>
    <w:rsid w:val="0044124C"/>
    <w:rsid w:val="00442D41"/>
    <w:rsid w:val="00445B85"/>
    <w:rsid w:val="0044625A"/>
    <w:rsid w:val="00446638"/>
    <w:rsid w:val="0044683F"/>
    <w:rsid w:val="00447117"/>
    <w:rsid w:val="004503BD"/>
    <w:rsid w:val="00454FA6"/>
    <w:rsid w:val="00455104"/>
    <w:rsid w:val="00455EE2"/>
    <w:rsid w:val="00457D79"/>
    <w:rsid w:val="0046050F"/>
    <w:rsid w:val="0046248D"/>
    <w:rsid w:val="0046284F"/>
    <w:rsid w:val="00463022"/>
    <w:rsid w:val="00465E62"/>
    <w:rsid w:val="004665B7"/>
    <w:rsid w:val="00467ADD"/>
    <w:rsid w:val="004711E0"/>
    <w:rsid w:val="004717A6"/>
    <w:rsid w:val="004724BF"/>
    <w:rsid w:val="00473336"/>
    <w:rsid w:val="00473345"/>
    <w:rsid w:val="0047349B"/>
    <w:rsid w:val="004734C1"/>
    <w:rsid w:val="004751CA"/>
    <w:rsid w:val="004774D6"/>
    <w:rsid w:val="00480C6D"/>
    <w:rsid w:val="004825AC"/>
    <w:rsid w:val="004848BD"/>
    <w:rsid w:val="00484D24"/>
    <w:rsid w:val="004856B9"/>
    <w:rsid w:val="004863A8"/>
    <w:rsid w:val="004876ED"/>
    <w:rsid w:val="00491FD5"/>
    <w:rsid w:val="004940AB"/>
    <w:rsid w:val="00495C7B"/>
    <w:rsid w:val="0049653A"/>
    <w:rsid w:val="00496590"/>
    <w:rsid w:val="004A04AC"/>
    <w:rsid w:val="004A0F8E"/>
    <w:rsid w:val="004A16FC"/>
    <w:rsid w:val="004A4B17"/>
    <w:rsid w:val="004A7E60"/>
    <w:rsid w:val="004B168B"/>
    <w:rsid w:val="004B58EA"/>
    <w:rsid w:val="004B79EB"/>
    <w:rsid w:val="004C0861"/>
    <w:rsid w:val="004C3261"/>
    <w:rsid w:val="004C46A6"/>
    <w:rsid w:val="004C49AC"/>
    <w:rsid w:val="004C7C90"/>
    <w:rsid w:val="004D082C"/>
    <w:rsid w:val="004D383F"/>
    <w:rsid w:val="004D476B"/>
    <w:rsid w:val="004D4CC0"/>
    <w:rsid w:val="004D6928"/>
    <w:rsid w:val="004D70AB"/>
    <w:rsid w:val="004D787F"/>
    <w:rsid w:val="004D7896"/>
    <w:rsid w:val="004E0F5F"/>
    <w:rsid w:val="004E27F4"/>
    <w:rsid w:val="004E2C11"/>
    <w:rsid w:val="004F2532"/>
    <w:rsid w:val="004F2A11"/>
    <w:rsid w:val="004F2A21"/>
    <w:rsid w:val="004F3A97"/>
    <w:rsid w:val="004F4867"/>
    <w:rsid w:val="004F4F62"/>
    <w:rsid w:val="004F59AE"/>
    <w:rsid w:val="005010EC"/>
    <w:rsid w:val="00501455"/>
    <w:rsid w:val="00501B77"/>
    <w:rsid w:val="005022A0"/>
    <w:rsid w:val="00502686"/>
    <w:rsid w:val="00503E38"/>
    <w:rsid w:val="00504530"/>
    <w:rsid w:val="005046A9"/>
    <w:rsid w:val="00504D1B"/>
    <w:rsid w:val="00505E8A"/>
    <w:rsid w:val="00506176"/>
    <w:rsid w:val="00507745"/>
    <w:rsid w:val="00510BE9"/>
    <w:rsid w:val="00510FA2"/>
    <w:rsid w:val="00512826"/>
    <w:rsid w:val="00513A2D"/>
    <w:rsid w:val="00513B77"/>
    <w:rsid w:val="00514915"/>
    <w:rsid w:val="005160D8"/>
    <w:rsid w:val="0051636F"/>
    <w:rsid w:val="00516429"/>
    <w:rsid w:val="00520160"/>
    <w:rsid w:val="005203D1"/>
    <w:rsid w:val="00520604"/>
    <w:rsid w:val="00520621"/>
    <w:rsid w:val="005206AD"/>
    <w:rsid w:val="00520B47"/>
    <w:rsid w:val="00521E97"/>
    <w:rsid w:val="00522910"/>
    <w:rsid w:val="00522C96"/>
    <w:rsid w:val="00523A76"/>
    <w:rsid w:val="005244C8"/>
    <w:rsid w:val="00525093"/>
    <w:rsid w:val="00525890"/>
    <w:rsid w:val="00527EEF"/>
    <w:rsid w:val="005302DC"/>
    <w:rsid w:val="00534929"/>
    <w:rsid w:val="005353A1"/>
    <w:rsid w:val="00535880"/>
    <w:rsid w:val="00535AEE"/>
    <w:rsid w:val="0053774A"/>
    <w:rsid w:val="005401B9"/>
    <w:rsid w:val="005402E7"/>
    <w:rsid w:val="00542201"/>
    <w:rsid w:val="00543D86"/>
    <w:rsid w:val="005453C1"/>
    <w:rsid w:val="00550C68"/>
    <w:rsid w:val="00552B28"/>
    <w:rsid w:val="00553EF3"/>
    <w:rsid w:val="0055402A"/>
    <w:rsid w:val="005547E8"/>
    <w:rsid w:val="00555BD2"/>
    <w:rsid w:val="00555D0F"/>
    <w:rsid w:val="005634BD"/>
    <w:rsid w:val="00563A9C"/>
    <w:rsid w:val="00564AE0"/>
    <w:rsid w:val="00571E8E"/>
    <w:rsid w:val="00572DDC"/>
    <w:rsid w:val="00574685"/>
    <w:rsid w:val="00574802"/>
    <w:rsid w:val="00574C64"/>
    <w:rsid w:val="00575127"/>
    <w:rsid w:val="00575260"/>
    <w:rsid w:val="00577A12"/>
    <w:rsid w:val="00577A4F"/>
    <w:rsid w:val="0058043A"/>
    <w:rsid w:val="00580C85"/>
    <w:rsid w:val="00582146"/>
    <w:rsid w:val="00583BEF"/>
    <w:rsid w:val="00584B21"/>
    <w:rsid w:val="005858CB"/>
    <w:rsid w:val="005863EF"/>
    <w:rsid w:val="005876CF"/>
    <w:rsid w:val="00590D66"/>
    <w:rsid w:val="00591215"/>
    <w:rsid w:val="005921AC"/>
    <w:rsid w:val="0059232F"/>
    <w:rsid w:val="00593780"/>
    <w:rsid w:val="00593B9C"/>
    <w:rsid w:val="00593C2F"/>
    <w:rsid w:val="00593F89"/>
    <w:rsid w:val="005944F1"/>
    <w:rsid w:val="0059556F"/>
    <w:rsid w:val="005959D3"/>
    <w:rsid w:val="005969B2"/>
    <w:rsid w:val="00597FCD"/>
    <w:rsid w:val="005A0765"/>
    <w:rsid w:val="005A449C"/>
    <w:rsid w:val="005A593C"/>
    <w:rsid w:val="005A7E6C"/>
    <w:rsid w:val="005B1F4C"/>
    <w:rsid w:val="005B2B59"/>
    <w:rsid w:val="005B5549"/>
    <w:rsid w:val="005B70A0"/>
    <w:rsid w:val="005C0595"/>
    <w:rsid w:val="005C2054"/>
    <w:rsid w:val="005C2817"/>
    <w:rsid w:val="005C344E"/>
    <w:rsid w:val="005C4123"/>
    <w:rsid w:val="005C41E0"/>
    <w:rsid w:val="005C4B17"/>
    <w:rsid w:val="005C4C46"/>
    <w:rsid w:val="005C4DF1"/>
    <w:rsid w:val="005C5355"/>
    <w:rsid w:val="005C75E4"/>
    <w:rsid w:val="005C76EB"/>
    <w:rsid w:val="005C7FB4"/>
    <w:rsid w:val="005D0201"/>
    <w:rsid w:val="005D1843"/>
    <w:rsid w:val="005D35DC"/>
    <w:rsid w:val="005D379F"/>
    <w:rsid w:val="005D474F"/>
    <w:rsid w:val="005D4BB8"/>
    <w:rsid w:val="005D4C08"/>
    <w:rsid w:val="005D58B3"/>
    <w:rsid w:val="005D69DD"/>
    <w:rsid w:val="005D7488"/>
    <w:rsid w:val="005D7795"/>
    <w:rsid w:val="005D78A2"/>
    <w:rsid w:val="005D7F98"/>
    <w:rsid w:val="005E1864"/>
    <w:rsid w:val="005E217E"/>
    <w:rsid w:val="005E6C50"/>
    <w:rsid w:val="005F0305"/>
    <w:rsid w:val="005F2363"/>
    <w:rsid w:val="005F2B65"/>
    <w:rsid w:val="005F327D"/>
    <w:rsid w:val="005F3F83"/>
    <w:rsid w:val="005F4D2E"/>
    <w:rsid w:val="005F4F33"/>
    <w:rsid w:val="005F64C3"/>
    <w:rsid w:val="005F7D25"/>
    <w:rsid w:val="0060030F"/>
    <w:rsid w:val="006003BC"/>
    <w:rsid w:val="0060139D"/>
    <w:rsid w:val="00601EC1"/>
    <w:rsid w:val="006023ED"/>
    <w:rsid w:val="00602B1A"/>
    <w:rsid w:val="00603363"/>
    <w:rsid w:val="00603456"/>
    <w:rsid w:val="00603BF9"/>
    <w:rsid w:val="00603DF5"/>
    <w:rsid w:val="006055B2"/>
    <w:rsid w:val="006067F9"/>
    <w:rsid w:val="006072A2"/>
    <w:rsid w:val="0060763C"/>
    <w:rsid w:val="00610774"/>
    <w:rsid w:val="00611A9D"/>
    <w:rsid w:val="00614BCF"/>
    <w:rsid w:val="006150E5"/>
    <w:rsid w:val="006162A1"/>
    <w:rsid w:val="00616341"/>
    <w:rsid w:val="00616403"/>
    <w:rsid w:val="00617184"/>
    <w:rsid w:val="00617C4E"/>
    <w:rsid w:val="00621F9F"/>
    <w:rsid w:val="00622255"/>
    <w:rsid w:val="00622F25"/>
    <w:rsid w:val="00623721"/>
    <w:rsid w:val="006249F7"/>
    <w:rsid w:val="00625CFD"/>
    <w:rsid w:val="006275D8"/>
    <w:rsid w:val="00627797"/>
    <w:rsid w:val="00630D4D"/>
    <w:rsid w:val="006312AE"/>
    <w:rsid w:val="00631B97"/>
    <w:rsid w:val="006338A1"/>
    <w:rsid w:val="00634113"/>
    <w:rsid w:val="00635E11"/>
    <w:rsid w:val="00636B39"/>
    <w:rsid w:val="00636BB7"/>
    <w:rsid w:val="00640475"/>
    <w:rsid w:val="00640588"/>
    <w:rsid w:val="0064066B"/>
    <w:rsid w:val="00641DC8"/>
    <w:rsid w:val="0064237F"/>
    <w:rsid w:val="00642938"/>
    <w:rsid w:val="006429BA"/>
    <w:rsid w:val="0064488B"/>
    <w:rsid w:val="00646378"/>
    <w:rsid w:val="00646399"/>
    <w:rsid w:val="00646D5B"/>
    <w:rsid w:val="006531AF"/>
    <w:rsid w:val="00654EA1"/>
    <w:rsid w:val="00654F7E"/>
    <w:rsid w:val="006579D8"/>
    <w:rsid w:val="006616D5"/>
    <w:rsid w:val="00661ABF"/>
    <w:rsid w:val="006622DF"/>
    <w:rsid w:val="006626C6"/>
    <w:rsid w:val="00663586"/>
    <w:rsid w:val="00664C35"/>
    <w:rsid w:val="00665A47"/>
    <w:rsid w:val="00665B85"/>
    <w:rsid w:val="00666752"/>
    <w:rsid w:val="00666A31"/>
    <w:rsid w:val="00666A43"/>
    <w:rsid w:val="00666D4B"/>
    <w:rsid w:val="00666E6D"/>
    <w:rsid w:val="006671D3"/>
    <w:rsid w:val="00667930"/>
    <w:rsid w:val="00667EA4"/>
    <w:rsid w:val="00671C53"/>
    <w:rsid w:val="0067368B"/>
    <w:rsid w:val="00680FA6"/>
    <w:rsid w:val="006812E6"/>
    <w:rsid w:val="00682419"/>
    <w:rsid w:val="006838D2"/>
    <w:rsid w:val="00686BE2"/>
    <w:rsid w:val="00686D01"/>
    <w:rsid w:val="00690EA2"/>
    <w:rsid w:val="00691DC6"/>
    <w:rsid w:val="00694B1E"/>
    <w:rsid w:val="00695B9E"/>
    <w:rsid w:val="00696141"/>
    <w:rsid w:val="006A110E"/>
    <w:rsid w:val="006A1391"/>
    <w:rsid w:val="006A4AF6"/>
    <w:rsid w:val="006A5308"/>
    <w:rsid w:val="006A5F65"/>
    <w:rsid w:val="006A6CC0"/>
    <w:rsid w:val="006A7DD4"/>
    <w:rsid w:val="006B02B4"/>
    <w:rsid w:val="006B2E76"/>
    <w:rsid w:val="006B408D"/>
    <w:rsid w:val="006B646B"/>
    <w:rsid w:val="006B6482"/>
    <w:rsid w:val="006B74C2"/>
    <w:rsid w:val="006B7CA2"/>
    <w:rsid w:val="006C03DF"/>
    <w:rsid w:val="006C12F8"/>
    <w:rsid w:val="006C285A"/>
    <w:rsid w:val="006C2D89"/>
    <w:rsid w:val="006C3500"/>
    <w:rsid w:val="006C3961"/>
    <w:rsid w:val="006C5635"/>
    <w:rsid w:val="006C6217"/>
    <w:rsid w:val="006C7886"/>
    <w:rsid w:val="006D0D82"/>
    <w:rsid w:val="006D3A81"/>
    <w:rsid w:val="006D6774"/>
    <w:rsid w:val="006E0F5B"/>
    <w:rsid w:val="006E1D45"/>
    <w:rsid w:val="006E27AE"/>
    <w:rsid w:val="006E483B"/>
    <w:rsid w:val="006E4D7E"/>
    <w:rsid w:val="006E6614"/>
    <w:rsid w:val="006E6DC4"/>
    <w:rsid w:val="006E718A"/>
    <w:rsid w:val="006F0CF2"/>
    <w:rsid w:val="006F2A1F"/>
    <w:rsid w:val="006F38E5"/>
    <w:rsid w:val="006F6933"/>
    <w:rsid w:val="007006EF"/>
    <w:rsid w:val="0070099E"/>
    <w:rsid w:val="00700A20"/>
    <w:rsid w:val="00701988"/>
    <w:rsid w:val="007027FF"/>
    <w:rsid w:val="00702FA7"/>
    <w:rsid w:val="00703B35"/>
    <w:rsid w:val="00703C1F"/>
    <w:rsid w:val="00705155"/>
    <w:rsid w:val="00707D4B"/>
    <w:rsid w:val="00707F11"/>
    <w:rsid w:val="00707FC5"/>
    <w:rsid w:val="0071125E"/>
    <w:rsid w:val="0071221C"/>
    <w:rsid w:val="00712269"/>
    <w:rsid w:val="0071226C"/>
    <w:rsid w:val="00712C49"/>
    <w:rsid w:val="007150DA"/>
    <w:rsid w:val="007158AC"/>
    <w:rsid w:val="00716B9E"/>
    <w:rsid w:val="0071734E"/>
    <w:rsid w:val="007174AE"/>
    <w:rsid w:val="00720225"/>
    <w:rsid w:val="00720414"/>
    <w:rsid w:val="00721582"/>
    <w:rsid w:val="00721CB9"/>
    <w:rsid w:val="00722395"/>
    <w:rsid w:val="00723738"/>
    <w:rsid w:val="00723E2F"/>
    <w:rsid w:val="00725A9E"/>
    <w:rsid w:val="00726D80"/>
    <w:rsid w:val="00727531"/>
    <w:rsid w:val="00727A5C"/>
    <w:rsid w:val="00727B62"/>
    <w:rsid w:val="00727CF6"/>
    <w:rsid w:val="00730BAD"/>
    <w:rsid w:val="00731520"/>
    <w:rsid w:val="0073172D"/>
    <w:rsid w:val="00732198"/>
    <w:rsid w:val="007334D2"/>
    <w:rsid w:val="00735451"/>
    <w:rsid w:val="00736255"/>
    <w:rsid w:val="00736416"/>
    <w:rsid w:val="0074065C"/>
    <w:rsid w:val="00740CE5"/>
    <w:rsid w:val="00740DCB"/>
    <w:rsid w:val="0074189C"/>
    <w:rsid w:val="00741E85"/>
    <w:rsid w:val="00743A0C"/>
    <w:rsid w:val="00743C24"/>
    <w:rsid w:val="00744741"/>
    <w:rsid w:val="00745B28"/>
    <w:rsid w:val="007501CB"/>
    <w:rsid w:val="00754475"/>
    <w:rsid w:val="00754760"/>
    <w:rsid w:val="00754983"/>
    <w:rsid w:val="0075555D"/>
    <w:rsid w:val="00755BD2"/>
    <w:rsid w:val="0075635A"/>
    <w:rsid w:val="00756D25"/>
    <w:rsid w:val="00757119"/>
    <w:rsid w:val="00757E37"/>
    <w:rsid w:val="00760345"/>
    <w:rsid w:val="007621C2"/>
    <w:rsid w:val="007628AE"/>
    <w:rsid w:val="00764E69"/>
    <w:rsid w:val="00764FEF"/>
    <w:rsid w:val="007659ED"/>
    <w:rsid w:val="00766A85"/>
    <w:rsid w:val="00767C39"/>
    <w:rsid w:val="0077011C"/>
    <w:rsid w:val="00770D84"/>
    <w:rsid w:val="00771ACC"/>
    <w:rsid w:val="00772F1D"/>
    <w:rsid w:val="007750A4"/>
    <w:rsid w:val="00775D51"/>
    <w:rsid w:val="0077733B"/>
    <w:rsid w:val="00777DAB"/>
    <w:rsid w:val="00780492"/>
    <w:rsid w:val="0078476E"/>
    <w:rsid w:val="007847B9"/>
    <w:rsid w:val="007848CC"/>
    <w:rsid w:val="00786434"/>
    <w:rsid w:val="00786640"/>
    <w:rsid w:val="0078664D"/>
    <w:rsid w:val="00787B82"/>
    <w:rsid w:val="007907B3"/>
    <w:rsid w:val="00790E50"/>
    <w:rsid w:val="00792C67"/>
    <w:rsid w:val="00794468"/>
    <w:rsid w:val="007977C9"/>
    <w:rsid w:val="00797A6B"/>
    <w:rsid w:val="007A002C"/>
    <w:rsid w:val="007A0951"/>
    <w:rsid w:val="007A235E"/>
    <w:rsid w:val="007A3A04"/>
    <w:rsid w:val="007A4B9F"/>
    <w:rsid w:val="007A5804"/>
    <w:rsid w:val="007A6109"/>
    <w:rsid w:val="007A792D"/>
    <w:rsid w:val="007B0BD4"/>
    <w:rsid w:val="007B1BB9"/>
    <w:rsid w:val="007B27B0"/>
    <w:rsid w:val="007B3129"/>
    <w:rsid w:val="007B3305"/>
    <w:rsid w:val="007B3D39"/>
    <w:rsid w:val="007B4AD3"/>
    <w:rsid w:val="007B5BA6"/>
    <w:rsid w:val="007B5BE0"/>
    <w:rsid w:val="007B7C44"/>
    <w:rsid w:val="007B7E39"/>
    <w:rsid w:val="007C056A"/>
    <w:rsid w:val="007C0E61"/>
    <w:rsid w:val="007C123A"/>
    <w:rsid w:val="007C1483"/>
    <w:rsid w:val="007C2CAC"/>
    <w:rsid w:val="007C46C6"/>
    <w:rsid w:val="007C5003"/>
    <w:rsid w:val="007C5CC2"/>
    <w:rsid w:val="007C6A80"/>
    <w:rsid w:val="007D06DB"/>
    <w:rsid w:val="007D1551"/>
    <w:rsid w:val="007D2560"/>
    <w:rsid w:val="007D2E44"/>
    <w:rsid w:val="007D2F02"/>
    <w:rsid w:val="007D34D7"/>
    <w:rsid w:val="007D3BE7"/>
    <w:rsid w:val="007D3D72"/>
    <w:rsid w:val="007D4108"/>
    <w:rsid w:val="007D4832"/>
    <w:rsid w:val="007D52A3"/>
    <w:rsid w:val="007D56B8"/>
    <w:rsid w:val="007D61AA"/>
    <w:rsid w:val="007E31F0"/>
    <w:rsid w:val="007E40C3"/>
    <w:rsid w:val="007F043F"/>
    <w:rsid w:val="007F0745"/>
    <w:rsid w:val="007F3A57"/>
    <w:rsid w:val="007F3B38"/>
    <w:rsid w:val="007F4648"/>
    <w:rsid w:val="00800ACF"/>
    <w:rsid w:val="0080388D"/>
    <w:rsid w:val="00803D47"/>
    <w:rsid w:val="008047E5"/>
    <w:rsid w:val="00804800"/>
    <w:rsid w:val="00804BA0"/>
    <w:rsid w:val="00806455"/>
    <w:rsid w:val="00806E2B"/>
    <w:rsid w:val="008072ED"/>
    <w:rsid w:val="00807B58"/>
    <w:rsid w:val="008123E8"/>
    <w:rsid w:val="0081276B"/>
    <w:rsid w:val="00812888"/>
    <w:rsid w:val="00812B99"/>
    <w:rsid w:val="00812CF5"/>
    <w:rsid w:val="00812F02"/>
    <w:rsid w:val="008136B1"/>
    <w:rsid w:val="00815BAD"/>
    <w:rsid w:val="00816283"/>
    <w:rsid w:val="00817EE0"/>
    <w:rsid w:val="0082066B"/>
    <w:rsid w:val="00820A36"/>
    <w:rsid w:val="00820C45"/>
    <w:rsid w:val="00820C4A"/>
    <w:rsid w:val="008212A1"/>
    <w:rsid w:val="00821D29"/>
    <w:rsid w:val="00821FF7"/>
    <w:rsid w:val="00822E1C"/>
    <w:rsid w:val="00823436"/>
    <w:rsid w:val="00823E9E"/>
    <w:rsid w:val="008244CC"/>
    <w:rsid w:val="008262C9"/>
    <w:rsid w:val="00830911"/>
    <w:rsid w:val="00831957"/>
    <w:rsid w:val="00831AD1"/>
    <w:rsid w:val="0083505F"/>
    <w:rsid w:val="00835C90"/>
    <w:rsid w:val="008368A6"/>
    <w:rsid w:val="008369F3"/>
    <w:rsid w:val="00836D64"/>
    <w:rsid w:val="00837E11"/>
    <w:rsid w:val="00841019"/>
    <w:rsid w:val="0084109A"/>
    <w:rsid w:val="0084273B"/>
    <w:rsid w:val="00843B79"/>
    <w:rsid w:val="00844371"/>
    <w:rsid w:val="00844E86"/>
    <w:rsid w:val="00845486"/>
    <w:rsid w:val="0084671F"/>
    <w:rsid w:val="00846E91"/>
    <w:rsid w:val="0084793D"/>
    <w:rsid w:val="00850BBA"/>
    <w:rsid w:val="00850D74"/>
    <w:rsid w:val="00851D20"/>
    <w:rsid w:val="00851D4E"/>
    <w:rsid w:val="00852020"/>
    <w:rsid w:val="00852CD3"/>
    <w:rsid w:val="00853BE8"/>
    <w:rsid w:val="00854419"/>
    <w:rsid w:val="00854D7E"/>
    <w:rsid w:val="00855932"/>
    <w:rsid w:val="00856D17"/>
    <w:rsid w:val="00862435"/>
    <w:rsid w:val="0086333F"/>
    <w:rsid w:val="00864371"/>
    <w:rsid w:val="00864BBC"/>
    <w:rsid w:val="00864D6B"/>
    <w:rsid w:val="00865345"/>
    <w:rsid w:val="0086535E"/>
    <w:rsid w:val="008669BA"/>
    <w:rsid w:val="00871731"/>
    <w:rsid w:val="00872655"/>
    <w:rsid w:val="00872790"/>
    <w:rsid w:val="00873FF0"/>
    <w:rsid w:val="00874329"/>
    <w:rsid w:val="00874614"/>
    <w:rsid w:val="00874B2A"/>
    <w:rsid w:val="00875C8F"/>
    <w:rsid w:val="00876E74"/>
    <w:rsid w:val="00877A8E"/>
    <w:rsid w:val="008818C7"/>
    <w:rsid w:val="00881928"/>
    <w:rsid w:val="008825EF"/>
    <w:rsid w:val="008834BD"/>
    <w:rsid w:val="0088579C"/>
    <w:rsid w:val="008877EE"/>
    <w:rsid w:val="008904C8"/>
    <w:rsid w:val="0089090B"/>
    <w:rsid w:val="00890CD7"/>
    <w:rsid w:val="00892B68"/>
    <w:rsid w:val="00895BA1"/>
    <w:rsid w:val="00895EDF"/>
    <w:rsid w:val="00897127"/>
    <w:rsid w:val="00897ECE"/>
    <w:rsid w:val="008A2504"/>
    <w:rsid w:val="008A2E8D"/>
    <w:rsid w:val="008A30FF"/>
    <w:rsid w:val="008A38BC"/>
    <w:rsid w:val="008A52DF"/>
    <w:rsid w:val="008A69AD"/>
    <w:rsid w:val="008A6D04"/>
    <w:rsid w:val="008A711A"/>
    <w:rsid w:val="008A7491"/>
    <w:rsid w:val="008A7C9A"/>
    <w:rsid w:val="008B0F98"/>
    <w:rsid w:val="008B4E19"/>
    <w:rsid w:val="008B71CE"/>
    <w:rsid w:val="008B7314"/>
    <w:rsid w:val="008C0E90"/>
    <w:rsid w:val="008C150F"/>
    <w:rsid w:val="008C28A5"/>
    <w:rsid w:val="008C3A85"/>
    <w:rsid w:val="008C3BB5"/>
    <w:rsid w:val="008C4E2B"/>
    <w:rsid w:val="008C5B6D"/>
    <w:rsid w:val="008C7887"/>
    <w:rsid w:val="008C7FAA"/>
    <w:rsid w:val="008D05F0"/>
    <w:rsid w:val="008D208B"/>
    <w:rsid w:val="008D34D2"/>
    <w:rsid w:val="008D4935"/>
    <w:rsid w:val="008D56DE"/>
    <w:rsid w:val="008D5BC4"/>
    <w:rsid w:val="008E10D6"/>
    <w:rsid w:val="008E132C"/>
    <w:rsid w:val="008E2310"/>
    <w:rsid w:val="008E248B"/>
    <w:rsid w:val="008E387D"/>
    <w:rsid w:val="008E42EB"/>
    <w:rsid w:val="008E4A2F"/>
    <w:rsid w:val="008E7E18"/>
    <w:rsid w:val="008F09FE"/>
    <w:rsid w:val="008F1552"/>
    <w:rsid w:val="008F2515"/>
    <w:rsid w:val="008F3648"/>
    <w:rsid w:val="008F3B15"/>
    <w:rsid w:val="008F5B59"/>
    <w:rsid w:val="008F7864"/>
    <w:rsid w:val="008F7CB7"/>
    <w:rsid w:val="00900480"/>
    <w:rsid w:val="00900902"/>
    <w:rsid w:val="00900B9C"/>
    <w:rsid w:val="00903227"/>
    <w:rsid w:val="00904E81"/>
    <w:rsid w:val="00906833"/>
    <w:rsid w:val="009105E1"/>
    <w:rsid w:val="0091169E"/>
    <w:rsid w:val="0091250A"/>
    <w:rsid w:val="0091531C"/>
    <w:rsid w:val="009162F1"/>
    <w:rsid w:val="00916C9F"/>
    <w:rsid w:val="00916DD1"/>
    <w:rsid w:val="0091737A"/>
    <w:rsid w:val="00917600"/>
    <w:rsid w:val="009207A6"/>
    <w:rsid w:val="00922680"/>
    <w:rsid w:val="009257E6"/>
    <w:rsid w:val="009265FB"/>
    <w:rsid w:val="00926673"/>
    <w:rsid w:val="00926AF8"/>
    <w:rsid w:val="00930420"/>
    <w:rsid w:val="009307B9"/>
    <w:rsid w:val="00931617"/>
    <w:rsid w:val="009339AB"/>
    <w:rsid w:val="00934BBB"/>
    <w:rsid w:val="009356A2"/>
    <w:rsid w:val="0093752F"/>
    <w:rsid w:val="00937A16"/>
    <w:rsid w:val="009414F9"/>
    <w:rsid w:val="00942D7B"/>
    <w:rsid w:val="0094479D"/>
    <w:rsid w:val="00950D32"/>
    <w:rsid w:val="0095188E"/>
    <w:rsid w:val="00953107"/>
    <w:rsid w:val="00953EE0"/>
    <w:rsid w:val="00953F5D"/>
    <w:rsid w:val="009540EF"/>
    <w:rsid w:val="009542D1"/>
    <w:rsid w:val="00954CF3"/>
    <w:rsid w:val="0095512B"/>
    <w:rsid w:val="009551AD"/>
    <w:rsid w:val="00955248"/>
    <w:rsid w:val="00960197"/>
    <w:rsid w:val="009616DF"/>
    <w:rsid w:val="00961C69"/>
    <w:rsid w:val="00961DB3"/>
    <w:rsid w:val="00961EAF"/>
    <w:rsid w:val="009626B5"/>
    <w:rsid w:val="00962B77"/>
    <w:rsid w:val="00963C23"/>
    <w:rsid w:val="009640D1"/>
    <w:rsid w:val="00967FF4"/>
    <w:rsid w:val="009701EB"/>
    <w:rsid w:val="0097076A"/>
    <w:rsid w:val="0097079E"/>
    <w:rsid w:val="00971830"/>
    <w:rsid w:val="009775B7"/>
    <w:rsid w:val="0098050B"/>
    <w:rsid w:val="00980F60"/>
    <w:rsid w:val="00981737"/>
    <w:rsid w:val="00981874"/>
    <w:rsid w:val="009821E8"/>
    <w:rsid w:val="00983682"/>
    <w:rsid w:val="00983B0C"/>
    <w:rsid w:val="0098585F"/>
    <w:rsid w:val="009918CA"/>
    <w:rsid w:val="00992752"/>
    <w:rsid w:val="00992E33"/>
    <w:rsid w:val="00993853"/>
    <w:rsid w:val="00993F30"/>
    <w:rsid w:val="00996E4D"/>
    <w:rsid w:val="0099709E"/>
    <w:rsid w:val="00997616"/>
    <w:rsid w:val="0099767D"/>
    <w:rsid w:val="009A3817"/>
    <w:rsid w:val="009A3B33"/>
    <w:rsid w:val="009A3B69"/>
    <w:rsid w:val="009A4675"/>
    <w:rsid w:val="009A4AAE"/>
    <w:rsid w:val="009A5249"/>
    <w:rsid w:val="009A691A"/>
    <w:rsid w:val="009A6CA1"/>
    <w:rsid w:val="009A7085"/>
    <w:rsid w:val="009A760B"/>
    <w:rsid w:val="009A78AB"/>
    <w:rsid w:val="009A7A6A"/>
    <w:rsid w:val="009B049B"/>
    <w:rsid w:val="009B194D"/>
    <w:rsid w:val="009B2FB3"/>
    <w:rsid w:val="009B3886"/>
    <w:rsid w:val="009B4866"/>
    <w:rsid w:val="009B5D66"/>
    <w:rsid w:val="009B78E8"/>
    <w:rsid w:val="009C0970"/>
    <w:rsid w:val="009C0B4F"/>
    <w:rsid w:val="009C1770"/>
    <w:rsid w:val="009C2014"/>
    <w:rsid w:val="009C2FEC"/>
    <w:rsid w:val="009C6818"/>
    <w:rsid w:val="009C6A0E"/>
    <w:rsid w:val="009D04B8"/>
    <w:rsid w:val="009D0CC3"/>
    <w:rsid w:val="009D1628"/>
    <w:rsid w:val="009D1754"/>
    <w:rsid w:val="009D19D5"/>
    <w:rsid w:val="009D1BB3"/>
    <w:rsid w:val="009D216A"/>
    <w:rsid w:val="009D24F6"/>
    <w:rsid w:val="009D25B4"/>
    <w:rsid w:val="009D2A88"/>
    <w:rsid w:val="009D54F0"/>
    <w:rsid w:val="009E1854"/>
    <w:rsid w:val="009E1B72"/>
    <w:rsid w:val="009E21A2"/>
    <w:rsid w:val="009E291C"/>
    <w:rsid w:val="009E7897"/>
    <w:rsid w:val="009E7C2D"/>
    <w:rsid w:val="009F0D7A"/>
    <w:rsid w:val="009F17B7"/>
    <w:rsid w:val="009F24E2"/>
    <w:rsid w:val="009F3081"/>
    <w:rsid w:val="009F37D3"/>
    <w:rsid w:val="009F60F9"/>
    <w:rsid w:val="00A005C3"/>
    <w:rsid w:val="00A04B5A"/>
    <w:rsid w:val="00A04DD9"/>
    <w:rsid w:val="00A057C4"/>
    <w:rsid w:val="00A05DC7"/>
    <w:rsid w:val="00A070D9"/>
    <w:rsid w:val="00A07567"/>
    <w:rsid w:val="00A1063B"/>
    <w:rsid w:val="00A10FD8"/>
    <w:rsid w:val="00A11D8E"/>
    <w:rsid w:val="00A1433D"/>
    <w:rsid w:val="00A16460"/>
    <w:rsid w:val="00A16764"/>
    <w:rsid w:val="00A16DB4"/>
    <w:rsid w:val="00A178AD"/>
    <w:rsid w:val="00A207E0"/>
    <w:rsid w:val="00A225F1"/>
    <w:rsid w:val="00A239A3"/>
    <w:rsid w:val="00A24AAA"/>
    <w:rsid w:val="00A25826"/>
    <w:rsid w:val="00A3156E"/>
    <w:rsid w:val="00A32209"/>
    <w:rsid w:val="00A32CFC"/>
    <w:rsid w:val="00A3358B"/>
    <w:rsid w:val="00A35E14"/>
    <w:rsid w:val="00A36B82"/>
    <w:rsid w:val="00A36C2B"/>
    <w:rsid w:val="00A37037"/>
    <w:rsid w:val="00A370D7"/>
    <w:rsid w:val="00A3727F"/>
    <w:rsid w:val="00A41608"/>
    <w:rsid w:val="00A418A0"/>
    <w:rsid w:val="00A4386F"/>
    <w:rsid w:val="00A4478F"/>
    <w:rsid w:val="00A44949"/>
    <w:rsid w:val="00A44C86"/>
    <w:rsid w:val="00A46093"/>
    <w:rsid w:val="00A460B9"/>
    <w:rsid w:val="00A4734C"/>
    <w:rsid w:val="00A479CF"/>
    <w:rsid w:val="00A501AC"/>
    <w:rsid w:val="00A51128"/>
    <w:rsid w:val="00A55AC3"/>
    <w:rsid w:val="00A56C7A"/>
    <w:rsid w:val="00A575C7"/>
    <w:rsid w:val="00A575CF"/>
    <w:rsid w:val="00A6041B"/>
    <w:rsid w:val="00A60722"/>
    <w:rsid w:val="00A6154F"/>
    <w:rsid w:val="00A619A9"/>
    <w:rsid w:val="00A62133"/>
    <w:rsid w:val="00A62551"/>
    <w:rsid w:val="00A65201"/>
    <w:rsid w:val="00A66337"/>
    <w:rsid w:val="00A678C4"/>
    <w:rsid w:val="00A678D1"/>
    <w:rsid w:val="00A7056E"/>
    <w:rsid w:val="00A70B36"/>
    <w:rsid w:val="00A71CAB"/>
    <w:rsid w:val="00A71ED7"/>
    <w:rsid w:val="00A7217C"/>
    <w:rsid w:val="00A73BBC"/>
    <w:rsid w:val="00A75A49"/>
    <w:rsid w:val="00A75F2B"/>
    <w:rsid w:val="00A76153"/>
    <w:rsid w:val="00A76757"/>
    <w:rsid w:val="00A80C0C"/>
    <w:rsid w:val="00A850D3"/>
    <w:rsid w:val="00A858DE"/>
    <w:rsid w:val="00A863E3"/>
    <w:rsid w:val="00A90683"/>
    <w:rsid w:val="00A91BE0"/>
    <w:rsid w:val="00A94CCE"/>
    <w:rsid w:val="00A95840"/>
    <w:rsid w:val="00A961D4"/>
    <w:rsid w:val="00A979FD"/>
    <w:rsid w:val="00A97D48"/>
    <w:rsid w:val="00AA1222"/>
    <w:rsid w:val="00AA1C1F"/>
    <w:rsid w:val="00AA2C0B"/>
    <w:rsid w:val="00AA42FE"/>
    <w:rsid w:val="00AA57EE"/>
    <w:rsid w:val="00AA59AA"/>
    <w:rsid w:val="00AA5F7D"/>
    <w:rsid w:val="00AA6A4D"/>
    <w:rsid w:val="00AA6B21"/>
    <w:rsid w:val="00AA75F7"/>
    <w:rsid w:val="00AB1757"/>
    <w:rsid w:val="00AB3490"/>
    <w:rsid w:val="00AB5743"/>
    <w:rsid w:val="00AB5A56"/>
    <w:rsid w:val="00AB5AD5"/>
    <w:rsid w:val="00AB62D6"/>
    <w:rsid w:val="00AB66FD"/>
    <w:rsid w:val="00AB7F6B"/>
    <w:rsid w:val="00AC0588"/>
    <w:rsid w:val="00AC4E35"/>
    <w:rsid w:val="00AC5006"/>
    <w:rsid w:val="00AD1A3F"/>
    <w:rsid w:val="00AD618A"/>
    <w:rsid w:val="00AD677C"/>
    <w:rsid w:val="00AD749D"/>
    <w:rsid w:val="00AE2426"/>
    <w:rsid w:val="00AE26CD"/>
    <w:rsid w:val="00AE2D18"/>
    <w:rsid w:val="00AE3D0A"/>
    <w:rsid w:val="00AE47DE"/>
    <w:rsid w:val="00AE4865"/>
    <w:rsid w:val="00AE5310"/>
    <w:rsid w:val="00AE5413"/>
    <w:rsid w:val="00AE5C24"/>
    <w:rsid w:val="00AF02D2"/>
    <w:rsid w:val="00AF336E"/>
    <w:rsid w:val="00AF4561"/>
    <w:rsid w:val="00AF49A5"/>
    <w:rsid w:val="00AF59C7"/>
    <w:rsid w:val="00AF5CE4"/>
    <w:rsid w:val="00AF709B"/>
    <w:rsid w:val="00AF7169"/>
    <w:rsid w:val="00AF7AE1"/>
    <w:rsid w:val="00B0020D"/>
    <w:rsid w:val="00B00D98"/>
    <w:rsid w:val="00B046D6"/>
    <w:rsid w:val="00B0544F"/>
    <w:rsid w:val="00B065AA"/>
    <w:rsid w:val="00B06BB6"/>
    <w:rsid w:val="00B074C2"/>
    <w:rsid w:val="00B11AE5"/>
    <w:rsid w:val="00B12E07"/>
    <w:rsid w:val="00B1366E"/>
    <w:rsid w:val="00B13AAE"/>
    <w:rsid w:val="00B152DF"/>
    <w:rsid w:val="00B20476"/>
    <w:rsid w:val="00B2069F"/>
    <w:rsid w:val="00B21CD1"/>
    <w:rsid w:val="00B232B8"/>
    <w:rsid w:val="00B23FCA"/>
    <w:rsid w:val="00B23FE0"/>
    <w:rsid w:val="00B25424"/>
    <w:rsid w:val="00B31568"/>
    <w:rsid w:val="00B31CA8"/>
    <w:rsid w:val="00B32839"/>
    <w:rsid w:val="00B32CA9"/>
    <w:rsid w:val="00B32ECC"/>
    <w:rsid w:val="00B3404A"/>
    <w:rsid w:val="00B35026"/>
    <w:rsid w:val="00B35AC4"/>
    <w:rsid w:val="00B37802"/>
    <w:rsid w:val="00B4095A"/>
    <w:rsid w:val="00B410D7"/>
    <w:rsid w:val="00B411E1"/>
    <w:rsid w:val="00B411E4"/>
    <w:rsid w:val="00B41FD1"/>
    <w:rsid w:val="00B43A72"/>
    <w:rsid w:val="00B43A89"/>
    <w:rsid w:val="00B43D95"/>
    <w:rsid w:val="00B44A63"/>
    <w:rsid w:val="00B456DE"/>
    <w:rsid w:val="00B45D99"/>
    <w:rsid w:val="00B46F29"/>
    <w:rsid w:val="00B5049F"/>
    <w:rsid w:val="00B5126D"/>
    <w:rsid w:val="00B523B7"/>
    <w:rsid w:val="00B52EEB"/>
    <w:rsid w:val="00B5793B"/>
    <w:rsid w:val="00B57DB5"/>
    <w:rsid w:val="00B6164C"/>
    <w:rsid w:val="00B61C81"/>
    <w:rsid w:val="00B62AFB"/>
    <w:rsid w:val="00B64305"/>
    <w:rsid w:val="00B653C8"/>
    <w:rsid w:val="00B65543"/>
    <w:rsid w:val="00B664BA"/>
    <w:rsid w:val="00B67889"/>
    <w:rsid w:val="00B678AD"/>
    <w:rsid w:val="00B67BCE"/>
    <w:rsid w:val="00B7023E"/>
    <w:rsid w:val="00B704E1"/>
    <w:rsid w:val="00B730B3"/>
    <w:rsid w:val="00B731F6"/>
    <w:rsid w:val="00B73496"/>
    <w:rsid w:val="00B77366"/>
    <w:rsid w:val="00B82F55"/>
    <w:rsid w:val="00B83234"/>
    <w:rsid w:val="00B839AC"/>
    <w:rsid w:val="00B8623E"/>
    <w:rsid w:val="00B8695B"/>
    <w:rsid w:val="00B86BE6"/>
    <w:rsid w:val="00B90310"/>
    <w:rsid w:val="00B9055F"/>
    <w:rsid w:val="00B924C9"/>
    <w:rsid w:val="00B92DB2"/>
    <w:rsid w:val="00B9526C"/>
    <w:rsid w:val="00B95305"/>
    <w:rsid w:val="00B96468"/>
    <w:rsid w:val="00B973BF"/>
    <w:rsid w:val="00B97681"/>
    <w:rsid w:val="00BA2EFD"/>
    <w:rsid w:val="00BA425A"/>
    <w:rsid w:val="00BA54A0"/>
    <w:rsid w:val="00BA5ED0"/>
    <w:rsid w:val="00BB2EA7"/>
    <w:rsid w:val="00BB34B7"/>
    <w:rsid w:val="00BB39A1"/>
    <w:rsid w:val="00BB3F1C"/>
    <w:rsid w:val="00BB7487"/>
    <w:rsid w:val="00BB7759"/>
    <w:rsid w:val="00BB77A7"/>
    <w:rsid w:val="00BB7EBD"/>
    <w:rsid w:val="00BC303E"/>
    <w:rsid w:val="00BC3BF3"/>
    <w:rsid w:val="00BC58DF"/>
    <w:rsid w:val="00BC5A92"/>
    <w:rsid w:val="00BC741A"/>
    <w:rsid w:val="00BC7934"/>
    <w:rsid w:val="00BD0155"/>
    <w:rsid w:val="00BD02A6"/>
    <w:rsid w:val="00BD0A90"/>
    <w:rsid w:val="00BD15E3"/>
    <w:rsid w:val="00BD1801"/>
    <w:rsid w:val="00BD2EB5"/>
    <w:rsid w:val="00BD4E80"/>
    <w:rsid w:val="00BE0868"/>
    <w:rsid w:val="00BE0D00"/>
    <w:rsid w:val="00BE1E43"/>
    <w:rsid w:val="00BE2E64"/>
    <w:rsid w:val="00BE385F"/>
    <w:rsid w:val="00BE3F99"/>
    <w:rsid w:val="00BE450A"/>
    <w:rsid w:val="00BE45D0"/>
    <w:rsid w:val="00BE48FB"/>
    <w:rsid w:val="00BE550A"/>
    <w:rsid w:val="00BE5D1C"/>
    <w:rsid w:val="00BE6F92"/>
    <w:rsid w:val="00BF015C"/>
    <w:rsid w:val="00BF01DE"/>
    <w:rsid w:val="00BF0422"/>
    <w:rsid w:val="00BF0A02"/>
    <w:rsid w:val="00BF1846"/>
    <w:rsid w:val="00BF191A"/>
    <w:rsid w:val="00BF2922"/>
    <w:rsid w:val="00BF3178"/>
    <w:rsid w:val="00BF366E"/>
    <w:rsid w:val="00BF4367"/>
    <w:rsid w:val="00BF44F2"/>
    <w:rsid w:val="00BF4B5F"/>
    <w:rsid w:val="00BF5B2F"/>
    <w:rsid w:val="00BF692D"/>
    <w:rsid w:val="00BF72AF"/>
    <w:rsid w:val="00C02B47"/>
    <w:rsid w:val="00C02CAF"/>
    <w:rsid w:val="00C031B3"/>
    <w:rsid w:val="00C043D5"/>
    <w:rsid w:val="00C05453"/>
    <w:rsid w:val="00C0612F"/>
    <w:rsid w:val="00C10817"/>
    <w:rsid w:val="00C1223D"/>
    <w:rsid w:val="00C12342"/>
    <w:rsid w:val="00C12AEA"/>
    <w:rsid w:val="00C14A52"/>
    <w:rsid w:val="00C2094D"/>
    <w:rsid w:val="00C2099E"/>
    <w:rsid w:val="00C23BEC"/>
    <w:rsid w:val="00C2567B"/>
    <w:rsid w:val="00C26B81"/>
    <w:rsid w:val="00C3002B"/>
    <w:rsid w:val="00C300E5"/>
    <w:rsid w:val="00C3029F"/>
    <w:rsid w:val="00C305F2"/>
    <w:rsid w:val="00C315DA"/>
    <w:rsid w:val="00C3191B"/>
    <w:rsid w:val="00C31EA3"/>
    <w:rsid w:val="00C339C9"/>
    <w:rsid w:val="00C41360"/>
    <w:rsid w:val="00C428DF"/>
    <w:rsid w:val="00C44C10"/>
    <w:rsid w:val="00C46270"/>
    <w:rsid w:val="00C462DD"/>
    <w:rsid w:val="00C50845"/>
    <w:rsid w:val="00C51277"/>
    <w:rsid w:val="00C5262F"/>
    <w:rsid w:val="00C541DA"/>
    <w:rsid w:val="00C55B30"/>
    <w:rsid w:val="00C5647A"/>
    <w:rsid w:val="00C564DE"/>
    <w:rsid w:val="00C56E99"/>
    <w:rsid w:val="00C573DA"/>
    <w:rsid w:val="00C626DF"/>
    <w:rsid w:val="00C630A4"/>
    <w:rsid w:val="00C63E03"/>
    <w:rsid w:val="00C642FC"/>
    <w:rsid w:val="00C644E7"/>
    <w:rsid w:val="00C649EC"/>
    <w:rsid w:val="00C64CBA"/>
    <w:rsid w:val="00C65D42"/>
    <w:rsid w:val="00C66395"/>
    <w:rsid w:val="00C673E1"/>
    <w:rsid w:val="00C67AF0"/>
    <w:rsid w:val="00C727F7"/>
    <w:rsid w:val="00C72AB3"/>
    <w:rsid w:val="00C739AC"/>
    <w:rsid w:val="00C73F57"/>
    <w:rsid w:val="00C774A6"/>
    <w:rsid w:val="00C84429"/>
    <w:rsid w:val="00C84442"/>
    <w:rsid w:val="00C85C6C"/>
    <w:rsid w:val="00C8728A"/>
    <w:rsid w:val="00C9050F"/>
    <w:rsid w:val="00C91F05"/>
    <w:rsid w:val="00C927D3"/>
    <w:rsid w:val="00C92B17"/>
    <w:rsid w:val="00C936E4"/>
    <w:rsid w:val="00C94C54"/>
    <w:rsid w:val="00C94D3F"/>
    <w:rsid w:val="00C94FBB"/>
    <w:rsid w:val="00C956B3"/>
    <w:rsid w:val="00C95EA2"/>
    <w:rsid w:val="00C960DC"/>
    <w:rsid w:val="00C96D12"/>
    <w:rsid w:val="00CA0E5B"/>
    <w:rsid w:val="00CA1F24"/>
    <w:rsid w:val="00CA231F"/>
    <w:rsid w:val="00CA3E18"/>
    <w:rsid w:val="00CA6510"/>
    <w:rsid w:val="00CA766D"/>
    <w:rsid w:val="00CB07E5"/>
    <w:rsid w:val="00CB0B4B"/>
    <w:rsid w:val="00CB0FD4"/>
    <w:rsid w:val="00CB1DFF"/>
    <w:rsid w:val="00CB3ABD"/>
    <w:rsid w:val="00CB4CD3"/>
    <w:rsid w:val="00CB59DB"/>
    <w:rsid w:val="00CB68DC"/>
    <w:rsid w:val="00CC06FD"/>
    <w:rsid w:val="00CC11D1"/>
    <w:rsid w:val="00CC3EE0"/>
    <w:rsid w:val="00CC4128"/>
    <w:rsid w:val="00CC5181"/>
    <w:rsid w:val="00CC5BB7"/>
    <w:rsid w:val="00CD1814"/>
    <w:rsid w:val="00CD40C1"/>
    <w:rsid w:val="00CD5052"/>
    <w:rsid w:val="00CD55F9"/>
    <w:rsid w:val="00CD77C3"/>
    <w:rsid w:val="00CE08BA"/>
    <w:rsid w:val="00CE1FBC"/>
    <w:rsid w:val="00CE3F9B"/>
    <w:rsid w:val="00CE43AC"/>
    <w:rsid w:val="00CE49C9"/>
    <w:rsid w:val="00CE639D"/>
    <w:rsid w:val="00CF0AD0"/>
    <w:rsid w:val="00CF2576"/>
    <w:rsid w:val="00CF27E2"/>
    <w:rsid w:val="00CF2CD8"/>
    <w:rsid w:val="00CF3A4E"/>
    <w:rsid w:val="00CF4D06"/>
    <w:rsid w:val="00D0723B"/>
    <w:rsid w:val="00D11EEB"/>
    <w:rsid w:val="00D12739"/>
    <w:rsid w:val="00D1378C"/>
    <w:rsid w:val="00D16A76"/>
    <w:rsid w:val="00D17154"/>
    <w:rsid w:val="00D17772"/>
    <w:rsid w:val="00D22A1B"/>
    <w:rsid w:val="00D22C8E"/>
    <w:rsid w:val="00D2472D"/>
    <w:rsid w:val="00D24D28"/>
    <w:rsid w:val="00D25EAE"/>
    <w:rsid w:val="00D2623B"/>
    <w:rsid w:val="00D272BF"/>
    <w:rsid w:val="00D27A92"/>
    <w:rsid w:val="00D27DAE"/>
    <w:rsid w:val="00D33B9E"/>
    <w:rsid w:val="00D3517C"/>
    <w:rsid w:val="00D351EC"/>
    <w:rsid w:val="00D35C16"/>
    <w:rsid w:val="00D361D4"/>
    <w:rsid w:val="00D3734A"/>
    <w:rsid w:val="00D37A5A"/>
    <w:rsid w:val="00D40350"/>
    <w:rsid w:val="00D41177"/>
    <w:rsid w:val="00D411A7"/>
    <w:rsid w:val="00D424BA"/>
    <w:rsid w:val="00D433DA"/>
    <w:rsid w:val="00D435F2"/>
    <w:rsid w:val="00D43F1E"/>
    <w:rsid w:val="00D44094"/>
    <w:rsid w:val="00D44947"/>
    <w:rsid w:val="00D4542C"/>
    <w:rsid w:val="00D46724"/>
    <w:rsid w:val="00D502A4"/>
    <w:rsid w:val="00D50E7F"/>
    <w:rsid w:val="00D51360"/>
    <w:rsid w:val="00D51451"/>
    <w:rsid w:val="00D5156C"/>
    <w:rsid w:val="00D529A8"/>
    <w:rsid w:val="00D531FF"/>
    <w:rsid w:val="00D5363B"/>
    <w:rsid w:val="00D53CEA"/>
    <w:rsid w:val="00D54202"/>
    <w:rsid w:val="00D54CEA"/>
    <w:rsid w:val="00D54CF7"/>
    <w:rsid w:val="00D560A3"/>
    <w:rsid w:val="00D56FAB"/>
    <w:rsid w:val="00D5793B"/>
    <w:rsid w:val="00D60BF8"/>
    <w:rsid w:val="00D624AE"/>
    <w:rsid w:val="00D62921"/>
    <w:rsid w:val="00D65ECA"/>
    <w:rsid w:val="00D6695B"/>
    <w:rsid w:val="00D711F7"/>
    <w:rsid w:val="00D72CF4"/>
    <w:rsid w:val="00D732F4"/>
    <w:rsid w:val="00D744C7"/>
    <w:rsid w:val="00D76A2F"/>
    <w:rsid w:val="00D81F79"/>
    <w:rsid w:val="00D84AA2"/>
    <w:rsid w:val="00D8686E"/>
    <w:rsid w:val="00D868E5"/>
    <w:rsid w:val="00D86BD7"/>
    <w:rsid w:val="00D87F3C"/>
    <w:rsid w:val="00D91054"/>
    <w:rsid w:val="00D93017"/>
    <w:rsid w:val="00D935E2"/>
    <w:rsid w:val="00D93879"/>
    <w:rsid w:val="00D93AB4"/>
    <w:rsid w:val="00D946C0"/>
    <w:rsid w:val="00D95B71"/>
    <w:rsid w:val="00D9683E"/>
    <w:rsid w:val="00DA01EB"/>
    <w:rsid w:val="00DA0472"/>
    <w:rsid w:val="00DA056A"/>
    <w:rsid w:val="00DA06B0"/>
    <w:rsid w:val="00DA0B3D"/>
    <w:rsid w:val="00DA1420"/>
    <w:rsid w:val="00DA174F"/>
    <w:rsid w:val="00DA17CB"/>
    <w:rsid w:val="00DA1D2F"/>
    <w:rsid w:val="00DA5446"/>
    <w:rsid w:val="00DA54C7"/>
    <w:rsid w:val="00DA7733"/>
    <w:rsid w:val="00DB0085"/>
    <w:rsid w:val="00DB01A6"/>
    <w:rsid w:val="00DB03CC"/>
    <w:rsid w:val="00DB0920"/>
    <w:rsid w:val="00DB24CB"/>
    <w:rsid w:val="00DB2ABE"/>
    <w:rsid w:val="00DB3D2E"/>
    <w:rsid w:val="00DB430B"/>
    <w:rsid w:val="00DB49DF"/>
    <w:rsid w:val="00DB5EEF"/>
    <w:rsid w:val="00DB60D8"/>
    <w:rsid w:val="00DB668B"/>
    <w:rsid w:val="00DC2636"/>
    <w:rsid w:val="00DC2D45"/>
    <w:rsid w:val="00DC3BC1"/>
    <w:rsid w:val="00DC4482"/>
    <w:rsid w:val="00DC4B6E"/>
    <w:rsid w:val="00DC4C59"/>
    <w:rsid w:val="00DC5A02"/>
    <w:rsid w:val="00DC6118"/>
    <w:rsid w:val="00DC65B7"/>
    <w:rsid w:val="00DC669F"/>
    <w:rsid w:val="00DC6D9B"/>
    <w:rsid w:val="00DC7E4B"/>
    <w:rsid w:val="00DD0520"/>
    <w:rsid w:val="00DD31C8"/>
    <w:rsid w:val="00DD380B"/>
    <w:rsid w:val="00DD49C1"/>
    <w:rsid w:val="00DD6C1C"/>
    <w:rsid w:val="00DD7441"/>
    <w:rsid w:val="00DE1339"/>
    <w:rsid w:val="00DE240C"/>
    <w:rsid w:val="00DE290D"/>
    <w:rsid w:val="00DE3786"/>
    <w:rsid w:val="00DE4AE8"/>
    <w:rsid w:val="00DE54C1"/>
    <w:rsid w:val="00DE7962"/>
    <w:rsid w:val="00DF26AF"/>
    <w:rsid w:val="00DF4963"/>
    <w:rsid w:val="00DF5DE9"/>
    <w:rsid w:val="00DF72E3"/>
    <w:rsid w:val="00DF75D2"/>
    <w:rsid w:val="00DF793E"/>
    <w:rsid w:val="00E01BEC"/>
    <w:rsid w:val="00E03470"/>
    <w:rsid w:val="00E034AB"/>
    <w:rsid w:val="00E049B5"/>
    <w:rsid w:val="00E057D3"/>
    <w:rsid w:val="00E05C69"/>
    <w:rsid w:val="00E05CBE"/>
    <w:rsid w:val="00E0605B"/>
    <w:rsid w:val="00E06D68"/>
    <w:rsid w:val="00E118B5"/>
    <w:rsid w:val="00E11BAD"/>
    <w:rsid w:val="00E1238E"/>
    <w:rsid w:val="00E126F2"/>
    <w:rsid w:val="00E131E2"/>
    <w:rsid w:val="00E17BD8"/>
    <w:rsid w:val="00E2022F"/>
    <w:rsid w:val="00E21195"/>
    <w:rsid w:val="00E22878"/>
    <w:rsid w:val="00E229DB"/>
    <w:rsid w:val="00E243C1"/>
    <w:rsid w:val="00E24DBA"/>
    <w:rsid w:val="00E26818"/>
    <w:rsid w:val="00E26A33"/>
    <w:rsid w:val="00E26A74"/>
    <w:rsid w:val="00E31004"/>
    <w:rsid w:val="00E316A9"/>
    <w:rsid w:val="00E31773"/>
    <w:rsid w:val="00E32035"/>
    <w:rsid w:val="00E34834"/>
    <w:rsid w:val="00E34C9D"/>
    <w:rsid w:val="00E40F58"/>
    <w:rsid w:val="00E4108A"/>
    <w:rsid w:val="00E41200"/>
    <w:rsid w:val="00E41645"/>
    <w:rsid w:val="00E416EF"/>
    <w:rsid w:val="00E421FD"/>
    <w:rsid w:val="00E42693"/>
    <w:rsid w:val="00E45028"/>
    <w:rsid w:val="00E45C44"/>
    <w:rsid w:val="00E4623C"/>
    <w:rsid w:val="00E46EBB"/>
    <w:rsid w:val="00E4735D"/>
    <w:rsid w:val="00E51F72"/>
    <w:rsid w:val="00E533C3"/>
    <w:rsid w:val="00E533D8"/>
    <w:rsid w:val="00E53842"/>
    <w:rsid w:val="00E542D8"/>
    <w:rsid w:val="00E54402"/>
    <w:rsid w:val="00E54AB0"/>
    <w:rsid w:val="00E568F3"/>
    <w:rsid w:val="00E57422"/>
    <w:rsid w:val="00E57468"/>
    <w:rsid w:val="00E60AF5"/>
    <w:rsid w:val="00E61147"/>
    <w:rsid w:val="00E630BA"/>
    <w:rsid w:val="00E63DC4"/>
    <w:rsid w:val="00E63FFE"/>
    <w:rsid w:val="00E641CA"/>
    <w:rsid w:val="00E64B8D"/>
    <w:rsid w:val="00E65172"/>
    <w:rsid w:val="00E66BB6"/>
    <w:rsid w:val="00E6723E"/>
    <w:rsid w:val="00E71660"/>
    <w:rsid w:val="00E717D3"/>
    <w:rsid w:val="00E72493"/>
    <w:rsid w:val="00E7467E"/>
    <w:rsid w:val="00E746D2"/>
    <w:rsid w:val="00E75130"/>
    <w:rsid w:val="00E759E0"/>
    <w:rsid w:val="00E775C0"/>
    <w:rsid w:val="00E81FF7"/>
    <w:rsid w:val="00E82CB8"/>
    <w:rsid w:val="00E845EF"/>
    <w:rsid w:val="00E867A2"/>
    <w:rsid w:val="00E87C3D"/>
    <w:rsid w:val="00E91E13"/>
    <w:rsid w:val="00E9223A"/>
    <w:rsid w:val="00E93532"/>
    <w:rsid w:val="00E9420B"/>
    <w:rsid w:val="00E951E5"/>
    <w:rsid w:val="00E96425"/>
    <w:rsid w:val="00E9681F"/>
    <w:rsid w:val="00E96E70"/>
    <w:rsid w:val="00EA0499"/>
    <w:rsid w:val="00EA11ED"/>
    <w:rsid w:val="00EA2232"/>
    <w:rsid w:val="00EA6511"/>
    <w:rsid w:val="00EA6549"/>
    <w:rsid w:val="00EA65BA"/>
    <w:rsid w:val="00EA6854"/>
    <w:rsid w:val="00EA6C1D"/>
    <w:rsid w:val="00EB02FB"/>
    <w:rsid w:val="00EB2ADC"/>
    <w:rsid w:val="00EB31D6"/>
    <w:rsid w:val="00EB441E"/>
    <w:rsid w:val="00EB470A"/>
    <w:rsid w:val="00EB4DD3"/>
    <w:rsid w:val="00EB596E"/>
    <w:rsid w:val="00EB5F37"/>
    <w:rsid w:val="00EC0994"/>
    <w:rsid w:val="00EC2397"/>
    <w:rsid w:val="00EC31A3"/>
    <w:rsid w:val="00EC409C"/>
    <w:rsid w:val="00EC5A1E"/>
    <w:rsid w:val="00ED03F5"/>
    <w:rsid w:val="00ED04D6"/>
    <w:rsid w:val="00ED071A"/>
    <w:rsid w:val="00ED1B3C"/>
    <w:rsid w:val="00ED1D6F"/>
    <w:rsid w:val="00ED2411"/>
    <w:rsid w:val="00ED2B66"/>
    <w:rsid w:val="00ED55AD"/>
    <w:rsid w:val="00ED637F"/>
    <w:rsid w:val="00ED7AE6"/>
    <w:rsid w:val="00ED7F7D"/>
    <w:rsid w:val="00EE00ED"/>
    <w:rsid w:val="00EE2AED"/>
    <w:rsid w:val="00EE2EE1"/>
    <w:rsid w:val="00EE4407"/>
    <w:rsid w:val="00EE54C9"/>
    <w:rsid w:val="00EE78A6"/>
    <w:rsid w:val="00EE7942"/>
    <w:rsid w:val="00EE7CE6"/>
    <w:rsid w:val="00EE7D07"/>
    <w:rsid w:val="00EE7D2B"/>
    <w:rsid w:val="00EF1D39"/>
    <w:rsid w:val="00EF24F6"/>
    <w:rsid w:val="00EF25C0"/>
    <w:rsid w:val="00EF2820"/>
    <w:rsid w:val="00EF3108"/>
    <w:rsid w:val="00EF40BD"/>
    <w:rsid w:val="00EF5578"/>
    <w:rsid w:val="00EF63DD"/>
    <w:rsid w:val="00EF6B72"/>
    <w:rsid w:val="00EF6CD7"/>
    <w:rsid w:val="00F004BC"/>
    <w:rsid w:val="00F004DC"/>
    <w:rsid w:val="00F0138A"/>
    <w:rsid w:val="00F0262B"/>
    <w:rsid w:val="00F02909"/>
    <w:rsid w:val="00F02C38"/>
    <w:rsid w:val="00F03AC4"/>
    <w:rsid w:val="00F046D4"/>
    <w:rsid w:val="00F05284"/>
    <w:rsid w:val="00F056BB"/>
    <w:rsid w:val="00F05EFC"/>
    <w:rsid w:val="00F064C3"/>
    <w:rsid w:val="00F1473E"/>
    <w:rsid w:val="00F1537A"/>
    <w:rsid w:val="00F15D53"/>
    <w:rsid w:val="00F15E13"/>
    <w:rsid w:val="00F1675B"/>
    <w:rsid w:val="00F174CF"/>
    <w:rsid w:val="00F17B3E"/>
    <w:rsid w:val="00F20FCD"/>
    <w:rsid w:val="00F21148"/>
    <w:rsid w:val="00F21528"/>
    <w:rsid w:val="00F222A4"/>
    <w:rsid w:val="00F22F22"/>
    <w:rsid w:val="00F24C40"/>
    <w:rsid w:val="00F24DB8"/>
    <w:rsid w:val="00F2693B"/>
    <w:rsid w:val="00F26EC6"/>
    <w:rsid w:val="00F26F80"/>
    <w:rsid w:val="00F306AD"/>
    <w:rsid w:val="00F33916"/>
    <w:rsid w:val="00F37A8C"/>
    <w:rsid w:val="00F37B47"/>
    <w:rsid w:val="00F41843"/>
    <w:rsid w:val="00F42780"/>
    <w:rsid w:val="00F42DF9"/>
    <w:rsid w:val="00F4373A"/>
    <w:rsid w:val="00F47B23"/>
    <w:rsid w:val="00F511CF"/>
    <w:rsid w:val="00F51B2F"/>
    <w:rsid w:val="00F521B6"/>
    <w:rsid w:val="00F525BD"/>
    <w:rsid w:val="00F52756"/>
    <w:rsid w:val="00F5568B"/>
    <w:rsid w:val="00F56722"/>
    <w:rsid w:val="00F60159"/>
    <w:rsid w:val="00F604B3"/>
    <w:rsid w:val="00F609A1"/>
    <w:rsid w:val="00F61048"/>
    <w:rsid w:val="00F61985"/>
    <w:rsid w:val="00F6211D"/>
    <w:rsid w:val="00F64085"/>
    <w:rsid w:val="00F644D2"/>
    <w:rsid w:val="00F65A0E"/>
    <w:rsid w:val="00F726BD"/>
    <w:rsid w:val="00F726F2"/>
    <w:rsid w:val="00F7276F"/>
    <w:rsid w:val="00F730CD"/>
    <w:rsid w:val="00F73B1E"/>
    <w:rsid w:val="00F7613B"/>
    <w:rsid w:val="00F8027F"/>
    <w:rsid w:val="00F80BE5"/>
    <w:rsid w:val="00F81DDA"/>
    <w:rsid w:val="00F826C6"/>
    <w:rsid w:val="00F85B5E"/>
    <w:rsid w:val="00F85F5C"/>
    <w:rsid w:val="00F8699D"/>
    <w:rsid w:val="00F87BB7"/>
    <w:rsid w:val="00F87DCA"/>
    <w:rsid w:val="00F90433"/>
    <w:rsid w:val="00F90E90"/>
    <w:rsid w:val="00F91903"/>
    <w:rsid w:val="00F919A5"/>
    <w:rsid w:val="00F92260"/>
    <w:rsid w:val="00F928A6"/>
    <w:rsid w:val="00F936AA"/>
    <w:rsid w:val="00F94B26"/>
    <w:rsid w:val="00F9510C"/>
    <w:rsid w:val="00F95DA4"/>
    <w:rsid w:val="00F96407"/>
    <w:rsid w:val="00F96C1A"/>
    <w:rsid w:val="00F9776E"/>
    <w:rsid w:val="00FA07B1"/>
    <w:rsid w:val="00FA2DD9"/>
    <w:rsid w:val="00FA3645"/>
    <w:rsid w:val="00FA5169"/>
    <w:rsid w:val="00FA5718"/>
    <w:rsid w:val="00FA5C60"/>
    <w:rsid w:val="00FA5D0F"/>
    <w:rsid w:val="00FA62EB"/>
    <w:rsid w:val="00FA7A8D"/>
    <w:rsid w:val="00FB095A"/>
    <w:rsid w:val="00FB1722"/>
    <w:rsid w:val="00FB219C"/>
    <w:rsid w:val="00FB28F5"/>
    <w:rsid w:val="00FB2F7E"/>
    <w:rsid w:val="00FB3BD0"/>
    <w:rsid w:val="00FB45B9"/>
    <w:rsid w:val="00FB485F"/>
    <w:rsid w:val="00FB5109"/>
    <w:rsid w:val="00FB564C"/>
    <w:rsid w:val="00FB5EA5"/>
    <w:rsid w:val="00FB6310"/>
    <w:rsid w:val="00FB6AE2"/>
    <w:rsid w:val="00FB6E47"/>
    <w:rsid w:val="00FC12CB"/>
    <w:rsid w:val="00FC1808"/>
    <w:rsid w:val="00FC2079"/>
    <w:rsid w:val="00FC2253"/>
    <w:rsid w:val="00FC3B61"/>
    <w:rsid w:val="00FC5129"/>
    <w:rsid w:val="00FC5E96"/>
    <w:rsid w:val="00FC68B0"/>
    <w:rsid w:val="00FC71B4"/>
    <w:rsid w:val="00FD0DD6"/>
    <w:rsid w:val="00FD1FCC"/>
    <w:rsid w:val="00FD280A"/>
    <w:rsid w:val="00FD2E60"/>
    <w:rsid w:val="00FD3838"/>
    <w:rsid w:val="00FD3F0D"/>
    <w:rsid w:val="00FD40A1"/>
    <w:rsid w:val="00FD48BA"/>
    <w:rsid w:val="00FD4AAC"/>
    <w:rsid w:val="00FD57C2"/>
    <w:rsid w:val="00FD6A38"/>
    <w:rsid w:val="00FD7199"/>
    <w:rsid w:val="00FE0DD3"/>
    <w:rsid w:val="00FE1B36"/>
    <w:rsid w:val="00FE1F03"/>
    <w:rsid w:val="00FE334A"/>
    <w:rsid w:val="00FE5C38"/>
    <w:rsid w:val="00FE69B6"/>
    <w:rsid w:val="00FE7E5A"/>
    <w:rsid w:val="00FF0DB6"/>
    <w:rsid w:val="00FF13AC"/>
    <w:rsid w:val="00FF174F"/>
    <w:rsid w:val="00FF2058"/>
    <w:rsid w:val="00FF37B6"/>
    <w:rsid w:val="00FF407B"/>
    <w:rsid w:val="00FF5445"/>
    <w:rsid w:val="00FF5BF1"/>
    <w:rsid w:val="00FF78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8FD96"/>
  <w15:docId w15:val="{09CBB93D-8F1B-491B-9CCF-667A4605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61AA"/>
    <w:pPr>
      <w:spacing w:after="0" w:line="240" w:lineRule="auto"/>
      <w:jc w:val="both"/>
    </w:pPr>
    <w:rPr>
      <w:rFonts w:ascii="Times New Roman" w:eastAsia="Times New Roman" w:hAnsi="Times New Roman" w:cs="Times New Roman"/>
      <w:noProof/>
    </w:rPr>
  </w:style>
  <w:style w:type="paragraph" w:styleId="Heading1">
    <w:name w:val="heading 1"/>
    <w:basedOn w:val="Body"/>
    <w:link w:val="Heading1Char"/>
    <w:qFormat/>
    <w:rsid w:val="00892B68"/>
    <w:pPr>
      <w:spacing w:after="80"/>
      <w:jc w:val="left"/>
      <w:outlineLvl w:val="0"/>
    </w:pPr>
    <w:rPr>
      <w:b/>
      <w:sz w:val="28"/>
    </w:rPr>
  </w:style>
  <w:style w:type="paragraph" w:styleId="Heading2">
    <w:name w:val="heading 2"/>
    <w:basedOn w:val="Heading1"/>
    <w:next w:val="Normal"/>
    <w:link w:val="Heading2Char"/>
    <w:unhideWhenUsed/>
    <w:qFormat/>
    <w:rsid w:val="00ED7AE6"/>
    <w:pPr>
      <w:outlineLvl w:val="1"/>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2B68"/>
    <w:rPr>
      <w:rFonts w:ascii="Times New Roman" w:eastAsia="Times New Roman" w:hAnsi="Times New Roman" w:cs="Times New Roman"/>
      <w:b/>
      <w:sz w:val="28"/>
      <w:szCs w:val="24"/>
      <w:lang w:eastAsia="x-none"/>
    </w:rPr>
  </w:style>
  <w:style w:type="character" w:customStyle="1" w:styleId="Heading2Char">
    <w:name w:val="Heading 2 Char"/>
    <w:basedOn w:val="DefaultParagraphFont"/>
    <w:link w:val="Heading2"/>
    <w:rsid w:val="00ED7AE6"/>
    <w:rPr>
      <w:rFonts w:ascii="Times New Roman" w:eastAsia="Times New Roman" w:hAnsi="Times New Roman" w:cs="Times New Roman"/>
      <w:b/>
      <w:sz w:val="24"/>
      <w:szCs w:val="24"/>
      <w:lang w:eastAsia="x-none"/>
    </w:rPr>
  </w:style>
  <w:style w:type="paragraph" w:styleId="DocumentMap">
    <w:name w:val="Document Map"/>
    <w:basedOn w:val="Normal"/>
    <w:link w:val="DocumentMapChar"/>
    <w:semiHidden/>
    <w:rsid w:val="00ED7AE6"/>
    <w:pPr>
      <w:shd w:val="clear" w:color="auto" w:fill="000080"/>
    </w:pPr>
    <w:rPr>
      <w:noProof w:val="0"/>
      <w:sz w:val="2"/>
      <w:szCs w:val="20"/>
      <w:lang w:val="x-none" w:eastAsia="x-none"/>
    </w:rPr>
  </w:style>
  <w:style w:type="character" w:customStyle="1" w:styleId="DocumentMapChar">
    <w:name w:val="Document Map Char"/>
    <w:basedOn w:val="DefaultParagraphFont"/>
    <w:link w:val="DocumentMap"/>
    <w:semiHidden/>
    <w:rsid w:val="00ED7AE6"/>
    <w:rPr>
      <w:rFonts w:ascii="Times New Roman" w:eastAsia="Times New Roman" w:hAnsi="Times New Roman" w:cs="Times New Roman"/>
      <w:sz w:val="2"/>
      <w:szCs w:val="20"/>
      <w:shd w:val="clear" w:color="auto" w:fill="000080"/>
      <w:lang w:val="x-none" w:eastAsia="x-none"/>
    </w:rPr>
  </w:style>
  <w:style w:type="table" w:styleId="TableGrid">
    <w:name w:val="Table Grid"/>
    <w:basedOn w:val="TableNormal"/>
    <w:uiPriority w:val="39"/>
    <w:rsid w:val="00ED7A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rsid w:val="00ED7AE6"/>
    <w:rPr>
      <w:sz w:val="16"/>
    </w:rPr>
  </w:style>
  <w:style w:type="paragraph" w:styleId="CommentText">
    <w:name w:val="annotation text"/>
    <w:basedOn w:val="Normal"/>
    <w:link w:val="CommentTextChar"/>
    <w:uiPriority w:val="99"/>
    <w:rsid w:val="00ED7AE6"/>
    <w:rPr>
      <w:noProof w:val="0"/>
      <w:sz w:val="20"/>
      <w:szCs w:val="20"/>
      <w:lang w:val="x-none" w:eastAsia="x-none"/>
    </w:rPr>
  </w:style>
  <w:style w:type="character" w:customStyle="1" w:styleId="CommentTextChar">
    <w:name w:val="Comment Text Char"/>
    <w:basedOn w:val="DefaultParagraphFont"/>
    <w:link w:val="CommentText"/>
    <w:uiPriority w:val="99"/>
    <w:rsid w:val="00ED7AE6"/>
    <w:rPr>
      <w:rFonts w:ascii="Times New Roman" w:eastAsia="Times New Roman" w:hAnsi="Times New Roman" w:cs="Times New Roman"/>
      <w:sz w:val="20"/>
      <w:szCs w:val="20"/>
      <w:lang w:val="x-none" w:eastAsia="x-none"/>
    </w:rPr>
  </w:style>
  <w:style w:type="paragraph" w:styleId="BalloonText">
    <w:name w:val="Balloon Text"/>
    <w:basedOn w:val="Normal"/>
    <w:link w:val="BalloonTextChar"/>
    <w:rsid w:val="00ED7AE6"/>
    <w:rPr>
      <w:noProof w:val="0"/>
      <w:sz w:val="14"/>
      <w:szCs w:val="20"/>
    </w:rPr>
  </w:style>
  <w:style w:type="character" w:customStyle="1" w:styleId="BalloonTextChar">
    <w:name w:val="Balloon Text Char"/>
    <w:basedOn w:val="DefaultParagraphFont"/>
    <w:link w:val="BalloonText"/>
    <w:rsid w:val="00ED7AE6"/>
    <w:rPr>
      <w:rFonts w:ascii="Times New Roman" w:eastAsia="Times New Roman" w:hAnsi="Times New Roman" w:cs="Times New Roman"/>
      <w:sz w:val="14"/>
      <w:szCs w:val="20"/>
    </w:rPr>
  </w:style>
  <w:style w:type="paragraph" w:styleId="CommentSubject">
    <w:name w:val="annotation subject"/>
    <w:basedOn w:val="CommentText"/>
    <w:next w:val="CommentText"/>
    <w:link w:val="CommentSubjectChar"/>
    <w:rsid w:val="00ED7AE6"/>
    <w:rPr>
      <w:b/>
    </w:rPr>
  </w:style>
  <w:style w:type="character" w:customStyle="1" w:styleId="CommentSubjectChar">
    <w:name w:val="Comment Subject Char"/>
    <w:basedOn w:val="CommentTextChar"/>
    <w:link w:val="CommentSubject"/>
    <w:rsid w:val="00ED7AE6"/>
    <w:rPr>
      <w:rFonts w:ascii="Times New Roman" w:eastAsia="Times New Roman" w:hAnsi="Times New Roman" w:cs="Times New Roman"/>
      <w:b/>
      <w:sz w:val="20"/>
      <w:szCs w:val="20"/>
      <w:lang w:val="x-none" w:eastAsia="x-none"/>
    </w:rPr>
  </w:style>
  <w:style w:type="paragraph" w:customStyle="1" w:styleId="NormalBold">
    <w:name w:val="Normal + Bold"/>
    <w:basedOn w:val="Normal"/>
    <w:rsid w:val="00ED7AE6"/>
    <w:pPr>
      <w:outlineLvl w:val="0"/>
    </w:pPr>
    <w:rPr>
      <w:b/>
    </w:rPr>
  </w:style>
  <w:style w:type="paragraph" w:styleId="BodyText">
    <w:name w:val="Body Text"/>
    <w:basedOn w:val="Normal"/>
    <w:link w:val="BodyTextChar"/>
    <w:rsid w:val="00ED7AE6"/>
    <w:pPr>
      <w:spacing w:after="80"/>
      <w:ind w:firstLine="187"/>
    </w:pPr>
    <w:rPr>
      <w:noProof w:val="0"/>
      <w:sz w:val="24"/>
      <w:szCs w:val="20"/>
    </w:rPr>
  </w:style>
  <w:style w:type="character" w:customStyle="1" w:styleId="BodyTextChar">
    <w:name w:val="Body Text Char"/>
    <w:basedOn w:val="DefaultParagraphFont"/>
    <w:link w:val="BodyText"/>
    <w:rsid w:val="00ED7AE6"/>
    <w:rPr>
      <w:rFonts w:ascii="Times New Roman" w:eastAsia="Times New Roman" w:hAnsi="Times New Roman" w:cs="Times New Roman"/>
      <w:sz w:val="24"/>
      <w:szCs w:val="20"/>
    </w:rPr>
  </w:style>
  <w:style w:type="paragraph" w:styleId="Header">
    <w:name w:val="header"/>
    <w:basedOn w:val="Normal"/>
    <w:link w:val="HeaderChar"/>
    <w:rsid w:val="00ED7AE6"/>
    <w:pPr>
      <w:tabs>
        <w:tab w:val="center" w:pos="4320"/>
        <w:tab w:val="right" w:pos="8640"/>
      </w:tabs>
    </w:pPr>
    <w:rPr>
      <w:noProof w:val="0"/>
      <w:sz w:val="24"/>
      <w:szCs w:val="20"/>
      <w:lang w:val="x-none" w:eastAsia="x-none"/>
    </w:rPr>
  </w:style>
  <w:style w:type="character" w:customStyle="1" w:styleId="HeaderChar">
    <w:name w:val="Header Char"/>
    <w:basedOn w:val="DefaultParagraphFont"/>
    <w:link w:val="Header"/>
    <w:rsid w:val="00ED7AE6"/>
    <w:rPr>
      <w:rFonts w:ascii="Times New Roman" w:eastAsia="Times New Roman" w:hAnsi="Times New Roman" w:cs="Times New Roman"/>
      <w:sz w:val="24"/>
      <w:szCs w:val="20"/>
      <w:lang w:val="x-none" w:eastAsia="x-none"/>
    </w:rPr>
  </w:style>
  <w:style w:type="paragraph" w:styleId="Footer">
    <w:name w:val="footer"/>
    <w:basedOn w:val="Normal"/>
    <w:link w:val="FooterChar"/>
    <w:uiPriority w:val="99"/>
    <w:rsid w:val="00ED7AE6"/>
    <w:pPr>
      <w:tabs>
        <w:tab w:val="center" w:pos="4320"/>
        <w:tab w:val="right" w:pos="8640"/>
      </w:tabs>
    </w:pPr>
    <w:rPr>
      <w:noProof w:val="0"/>
      <w:sz w:val="24"/>
      <w:szCs w:val="20"/>
      <w:lang w:val="x-none" w:eastAsia="x-none"/>
    </w:rPr>
  </w:style>
  <w:style w:type="character" w:customStyle="1" w:styleId="FooterChar">
    <w:name w:val="Footer Char"/>
    <w:basedOn w:val="DefaultParagraphFont"/>
    <w:link w:val="Footer"/>
    <w:uiPriority w:val="99"/>
    <w:rsid w:val="00ED7AE6"/>
    <w:rPr>
      <w:rFonts w:ascii="Times New Roman" w:eastAsia="Times New Roman" w:hAnsi="Times New Roman" w:cs="Times New Roman"/>
      <w:sz w:val="24"/>
      <w:szCs w:val="20"/>
      <w:lang w:val="x-none" w:eastAsia="x-none"/>
    </w:rPr>
  </w:style>
  <w:style w:type="paragraph" w:customStyle="1" w:styleId="Equation">
    <w:name w:val="Equation"/>
    <w:basedOn w:val="Normal"/>
    <w:rsid w:val="00ED7AE6"/>
    <w:pPr>
      <w:tabs>
        <w:tab w:val="left" w:pos="9356"/>
      </w:tabs>
      <w:ind w:left="284"/>
    </w:pPr>
    <w:rPr>
      <w:sz w:val="18"/>
      <w:szCs w:val="18"/>
    </w:rPr>
  </w:style>
  <w:style w:type="paragraph" w:customStyle="1" w:styleId="FigureText">
    <w:name w:val="Figure Text"/>
    <w:basedOn w:val="BodyText"/>
    <w:link w:val="FigureTextChar"/>
    <w:rsid w:val="00ED7AE6"/>
    <w:pPr>
      <w:ind w:firstLine="0"/>
      <w:jc w:val="left"/>
    </w:pPr>
    <w:rPr>
      <w:noProof/>
      <w:sz w:val="14"/>
      <w:szCs w:val="18"/>
      <w:lang w:val="x-none" w:eastAsia="x-none"/>
    </w:rPr>
  </w:style>
  <w:style w:type="character" w:customStyle="1" w:styleId="FigureTextChar">
    <w:name w:val="Figure Text Char"/>
    <w:link w:val="FigureText"/>
    <w:locked/>
    <w:rsid w:val="00ED7AE6"/>
    <w:rPr>
      <w:rFonts w:ascii="Times New Roman" w:eastAsia="Times New Roman" w:hAnsi="Times New Roman" w:cs="Times New Roman"/>
      <w:noProof/>
      <w:sz w:val="14"/>
      <w:szCs w:val="18"/>
      <w:lang w:val="x-none" w:eastAsia="x-none"/>
    </w:rPr>
  </w:style>
  <w:style w:type="character" w:styleId="Hyperlink">
    <w:name w:val="Hyperlink"/>
    <w:rsid w:val="00ED7AE6"/>
    <w:rPr>
      <w:color w:val="0000FF"/>
      <w:u w:val="single"/>
    </w:rPr>
  </w:style>
  <w:style w:type="paragraph" w:customStyle="1" w:styleId="content">
    <w:name w:val="content"/>
    <w:basedOn w:val="Normal"/>
    <w:rsid w:val="00ED7AE6"/>
    <w:pPr>
      <w:spacing w:before="100" w:beforeAutospacing="1" w:after="100" w:afterAutospacing="1"/>
    </w:pPr>
    <w:rPr>
      <w:lang w:val="en-GB" w:eastAsia="en-GB"/>
    </w:rPr>
  </w:style>
  <w:style w:type="character" w:customStyle="1" w:styleId="nlmsource">
    <w:name w:val="nlm_source"/>
    <w:rsid w:val="00ED7AE6"/>
  </w:style>
  <w:style w:type="paragraph" w:styleId="Revision">
    <w:name w:val="Revision"/>
    <w:hidden/>
    <w:semiHidden/>
    <w:rsid w:val="00ED7AE6"/>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D7AE6"/>
    <w:pPr>
      <w:spacing w:before="100" w:beforeAutospacing="1" w:after="240"/>
    </w:pPr>
  </w:style>
  <w:style w:type="character" w:customStyle="1" w:styleId="journal-title1">
    <w:name w:val="journal-title1"/>
    <w:rsid w:val="00ED7AE6"/>
    <w:rPr>
      <w:i/>
      <w:iCs/>
    </w:rPr>
  </w:style>
  <w:style w:type="paragraph" w:customStyle="1" w:styleId="Body">
    <w:name w:val="Body"/>
    <w:basedOn w:val="CommentText"/>
    <w:link w:val="BodyChar"/>
    <w:qFormat/>
    <w:rsid w:val="00700A20"/>
    <w:pPr>
      <w:suppressLineNumbers/>
      <w:spacing w:line="360" w:lineRule="auto"/>
    </w:pPr>
    <w:rPr>
      <w:sz w:val="24"/>
      <w:szCs w:val="24"/>
      <w:lang w:val="en-US"/>
    </w:rPr>
  </w:style>
  <w:style w:type="paragraph" w:customStyle="1" w:styleId="TableText">
    <w:name w:val="Table Text"/>
    <w:basedOn w:val="Normal"/>
    <w:qFormat/>
    <w:rsid w:val="00700A20"/>
    <w:pPr>
      <w:jc w:val="left"/>
    </w:pPr>
    <w:rPr>
      <w:rFonts w:ascii="Arial Narrow" w:eastAsia="Calibri" w:hAnsi="Arial Narrow" w:cs="Arial"/>
      <w:bCs/>
      <w:lang w:eastAsia="en-AU"/>
    </w:rPr>
  </w:style>
  <w:style w:type="paragraph" w:customStyle="1" w:styleId="FigureLegendTitle">
    <w:name w:val="Figure Legend Title"/>
    <w:basedOn w:val="Heading2"/>
    <w:qFormat/>
    <w:rsid w:val="00ED7AE6"/>
    <w:rPr>
      <w:sz w:val="14"/>
    </w:rPr>
  </w:style>
  <w:style w:type="character" w:styleId="FollowedHyperlink">
    <w:name w:val="FollowedHyperlink"/>
    <w:rsid w:val="00ED7AE6"/>
    <w:rPr>
      <w:color w:val="800080"/>
      <w:u w:val="single"/>
    </w:rPr>
  </w:style>
  <w:style w:type="character" w:customStyle="1" w:styleId="apple-converted-space">
    <w:name w:val="apple-converted-space"/>
    <w:rsid w:val="00ED7AE6"/>
  </w:style>
  <w:style w:type="character" w:customStyle="1" w:styleId="journal-title">
    <w:name w:val="journal-title"/>
    <w:rsid w:val="00ED7AE6"/>
  </w:style>
  <w:style w:type="character" w:styleId="LineNumber">
    <w:name w:val="line number"/>
    <w:basedOn w:val="DefaultParagraphFont"/>
    <w:rsid w:val="00ED7AE6"/>
  </w:style>
  <w:style w:type="character" w:styleId="Emphasis">
    <w:name w:val="Emphasis"/>
    <w:uiPriority w:val="20"/>
    <w:qFormat/>
    <w:rsid w:val="00ED7AE6"/>
    <w:rPr>
      <w:i/>
      <w:iCs/>
    </w:rPr>
  </w:style>
  <w:style w:type="paragraph" w:styleId="ListParagraph">
    <w:name w:val="List Paragraph"/>
    <w:basedOn w:val="Normal"/>
    <w:uiPriority w:val="34"/>
    <w:qFormat/>
    <w:rsid w:val="009C0970"/>
    <w:pPr>
      <w:ind w:left="720"/>
      <w:contextualSpacing/>
    </w:pPr>
  </w:style>
  <w:style w:type="paragraph" w:customStyle="1" w:styleId="EndNoteBibliographyTitle">
    <w:name w:val="EndNote Bibliography Title"/>
    <w:basedOn w:val="Normal"/>
    <w:link w:val="EndNoteBibliographyTitleChar"/>
    <w:rsid w:val="005F2B65"/>
    <w:pPr>
      <w:jc w:val="center"/>
    </w:pPr>
  </w:style>
  <w:style w:type="character" w:customStyle="1" w:styleId="BodyChar">
    <w:name w:val="Body Char"/>
    <w:basedOn w:val="CommentTextChar"/>
    <w:link w:val="Body"/>
    <w:rsid w:val="00700A20"/>
    <w:rPr>
      <w:rFonts w:ascii="Times New Roman" w:eastAsia="Times New Roman" w:hAnsi="Times New Roman" w:cs="Times New Roman"/>
      <w:sz w:val="24"/>
      <w:szCs w:val="24"/>
      <w:lang w:val="x-none" w:eastAsia="x-none"/>
    </w:rPr>
  </w:style>
  <w:style w:type="character" w:customStyle="1" w:styleId="EndNoteBibliographyTitleChar">
    <w:name w:val="EndNote Bibliography Title Char"/>
    <w:basedOn w:val="BodyChar"/>
    <w:link w:val="EndNoteBibliographyTitle"/>
    <w:rsid w:val="005F2B65"/>
    <w:rPr>
      <w:rFonts w:ascii="Times New Roman" w:eastAsia="Times New Roman" w:hAnsi="Times New Roman" w:cs="Times New Roman"/>
      <w:noProof/>
      <w:sz w:val="24"/>
      <w:szCs w:val="24"/>
      <w:lang w:val="x-none" w:eastAsia="x-none"/>
    </w:rPr>
  </w:style>
  <w:style w:type="paragraph" w:customStyle="1" w:styleId="EndNoteBibliography">
    <w:name w:val="EndNote Bibliography"/>
    <w:basedOn w:val="Normal"/>
    <w:link w:val="EndNoteBibliographyChar"/>
    <w:rsid w:val="005F2B65"/>
  </w:style>
  <w:style w:type="character" w:customStyle="1" w:styleId="EndNoteBibliographyChar">
    <w:name w:val="EndNote Bibliography Char"/>
    <w:basedOn w:val="BodyChar"/>
    <w:link w:val="EndNoteBibliography"/>
    <w:rsid w:val="005F2B65"/>
    <w:rPr>
      <w:rFonts w:ascii="Times New Roman" w:eastAsia="Times New Roman" w:hAnsi="Times New Roman" w:cs="Times New Roman"/>
      <w:noProof/>
      <w:sz w:val="24"/>
      <w:szCs w:val="24"/>
      <w:lang w:val="x-none" w:eastAsia="x-none"/>
    </w:rPr>
  </w:style>
  <w:style w:type="character" w:customStyle="1" w:styleId="UnresolvedMention1">
    <w:name w:val="Unresolved Mention1"/>
    <w:basedOn w:val="DefaultParagraphFont"/>
    <w:uiPriority w:val="99"/>
    <w:semiHidden/>
    <w:unhideWhenUsed/>
    <w:rsid w:val="005F2B65"/>
    <w:rPr>
      <w:color w:val="808080"/>
      <w:shd w:val="clear" w:color="auto" w:fill="E6E6E6"/>
    </w:rPr>
  </w:style>
  <w:style w:type="character" w:customStyle="1" w:styleId="UnresolvedMention2">
    <w:name w:val="Unresolved Mention2"/>
    <w:basedOn w:val="DefaultParagraphFont"/>
    <w:uiPriority w:val="99"/>
    <w:semiHidden/>
    <w:unhideWhenUsed/>
    <w:rsid w:val="0064488B"/>
    <w:rPr>
      <w:color w:val="808080"/>
      <w:shd w:val="clear" w:color="auto" w:fill="E6E6E6"/>
    </w:rPr>
  </w:style>
  <w:style w:type="character" w:customStyle="1" w:styleId="UnresolvedMention3">
    <w:name w:val="Unresolved Mention3"/>
    <w:basedOn w:val="DefaultParagraphFont"/>
    <w:uiPriority w:val="99"/>
    <w:semiHidden/>
    <w:unhideWhenUsed/>
    <w:rsid w:val="00F91903"/>
    <w:rPr>
      <w:color w:val="808080"/>
      <w:shd w:val="clear" w:color="auto" w:fill="E6E6E6"/>
    </w:rPr>
  </w:style>
  <w:style w:type="character" w:styleId="UnresolvedMention">
    <w:name w:val="Unresolved Mention"/>
    <w:basedOn w:val="DefaultParagraphFont"/>
    <w:uiPriority w:val="99"/>
    <w:semiHidden/>
    <w:unhideWhenUsed/>
    <w:rsid w:val="007B3D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1822">
      <w:bodyDiv w:val="1"/>
      <w:marLeft w:val="0"/>
      <w:marRight w:val="0"/>
      <w:marTop w:val="0"/>
      <w:marBottom w:val="0"/>
      <w:divBdr>
        <w:top w:val="none" w:sz="0" w:space="0" w:color="auto"/>
        <w:left w:val="none" w:sz="0" w:space="0" w:color="auto"/>
        <w:bottom w:val="none" w:sz="0" w:space="0" w:color="auto"/>
        <w:right w:val="none" w:sz="0" w:space="0" w:color="auto"/>
      </w:divBdr>
    </w:div>
    <w:div w:id="45493881">
      <w:bodyDiv w:val="1"/>
      <w:marLeft w:val="0"/>
      <w:marRight w:val="0"/>
      <w:marTop w:val="0"/>
      <w:marBottom w:val="0"/>
      <w:divBdr>
        <w:top w:val="none" w:sz="0" w:space="0" w:color="auto"/>
        <w:left w:val="none" w:sz="0" w:space="0" w:color="auto"/>
        <w:bottom w:val="none" w:sz="0" w:space="0" w:color="auto"/>
        <w:right w:val="none" w:sz="0" w:space="0" w:color="auto"/>
      </w:divBdr>
    </w:div>
    <w:div w:id="60836253">
      <w:bodyDiv w:val="1"/>
      <w:marLeft w:val="0"/>
      <w:marRight w:val="0"/>
      <w:marTop w:val="0"/>
      <w:marBottom w:val="0"/>
      <w:divBdr>
        <w:top w:val="none" w:sz="0" w:space="0" w:color="auto"/>
        <w:left w:val="none" w:sz="0" w:space="0" w:color="auto"/>
        <w:bottom w:val="none" w:sz="0" w:space="0" w:color="auto"/>
        <w:right w:val="none" w:sz="0" w:space="0" w:color="auto"/>
      </w:divBdr>
    </w:div>
    <w:div w:id="73166043">
      <w:bodyDiv w:val="1"/>
      <w:marLeft w:val="0"/>
      <w:marRight w:val="0"/>
      <w:marTop w:val="0"/>
      <w:marBottom w:val="0"/>
      <w:divBdr>
        <w:top w:val="none" w:sz="0" w:space="0" w:color="auto"/>
        <w:left w:val="none" w:sz="0" w:space="0" w:color="auto"/>
        <w:bottom w:val="none" w:sz="0" w:space="0" w:color="auto"/>
        <w:right w:val="none" w:sz="0" w:space="0" w:color="auto"/>
      </w:divBdr>
    </w:div>
    <w:div w:id="76682467">
      <w:bodyDiv w:val="1"/>
      <w:marLeft w:val="0"/>
      <w:marRight w:val="0"/>
      <w:marTop w:val="0"/>
      <w:marBottom w:val="0"/>
      <w:divBdr>
        <w:top w:val="none" w:sz="0" w:space="0" w:color="auto"/>
        <w:left w:val="none" w:sz="0" w:space="0" w:color="auto"/>
        <w:bottom w:val="none" w:sz="0" w:space="0" w:color="auto"/>
        <w:right w:val="none" w:sz="0" w:space="0" w:color="auto"/>
      </w:divBdr>
    </w:div>
    <w:div w:id="115683823">
      <w:bodyDiv w:val="1"/>
      <w:marLeft w:val="0"/>
      <w:marRight w:val="0"/>
      <w:marTop w:val="0"/>
      <w:marBottom w:val="0"/>
      <w:divBdr>
        <w:top w:val="none" w:sz="0" w:space="0" w:color="auto"/>
        <w:left w:val="none" w:sz="0" w:space="0" w:color="auto"/>
        <w:bottom w:val="none" w:sz="0" w:space="0" w:color="auto"/>
        <w:right w:val="none" w:sz="0" w:space="0" w:color="auto"/>
      </w:divBdr>
    </w:div>
    <w:div w:id="127668998">
      <w:bodyDiv w:val="1"/>
      <w:marLeft w:val="0"/>
      <w:marRight w:val="0"/>
      <w:marTop w:val="0"/>
      <w:marBottom w:val="0"/>
      <w:divBdr>
        <w:top w:val="none" w:sz="0" w:space="0" w:color="auto"/>
        <w:left w:val="none" w:sz="0" w:space="0" w:color="auto"/>
        <w:bottom w:val="none" w:sz="0" w:space="0" w:color="auto"/>
        <w:right w:val="none" w:sz="0" w:space="0" w:color="auto"/>
      </w:divBdr>
    </w:div>
    <w:div w:id="130366396">
      <w:bodyDiv w:val="1"/>
      <w:marLeft w:val="0"/>
      <w:marRight w:val="0"/>
      <w:marTop w:val="0"/>
      <w:marBottom w:val="0"/>
      <w:divBdr>
        <w:top w:val="none" w:sz="0" w:space="0" w:color="auto"/>
        <w:left w:val="none" w:sz="0" w:space="0" w:color="auto"/>
        <w:bottom w:val="none" w:sz="0" w:space="0" w:color="auto"/>
        <w:right w:val="none" w:sz="0" w:space="0" w:color="auto"/>
      </w:divBdr>
    </w:div>
    <w:div w:id="148983533">
      <w:bodyDiv w:val="1"/>
      <w:marLeft w:val="0"/>
      <w:marRight w:val="0"/>
      <w:marTop w:val="0"/>
      <w:marBottom w:val="0"/>
      <w:divBdr>
        <w:top w:val="none" w:sz="0" w:space="0" w:color="auto"/>
        <w:left w:val="none" w:sz="0" w:space="0" w:color="auto"/>
        <w:bottom w:val="none" w:sz="0" w:space="0" w:color="auto"/>
        <w:right w:val="none" w:sz="0" w:space="0" w:color="auto"/>
      </w:divBdr>
    </w:div>
    <w:div w:id="151869579">
      <w:bodyDiv w:val="1"/>
      <w:marLeft w:val="0"/>
      <w:marRight w:val="0"/>
      <w:marTop w:val="0"/>
      <w:marBottom w:val="0"/>
      <w:divBdr>
        <w:top w:val="none" w:sz="0" w:space="0" w:color="auto"/>
        <w:left w:val="none" w:sz="0" w:space="0" w:color="auto"/>
        <w:bottom w:val="none" w:sz="0" w:space="0" w:color="auto"/>
        <w:right w:val="none" w:sz="0" w:space="0" w:color="auto"/>
      </w:divBdr>
    </w:div>
    <w:div w:id="159585452">
      <w:bodyDiv w:val="1"/>
      <w:marLeft w:val="0"/>
      <w:marRight w:val="0"/>
      <w:marTop w:val="0"/>
      <w:marBottom w:val="0"/>
      <w:divBdr>
        <w:top w:val="none" w:sz="0" w:space="0" w:color="auto"/>
        <w:left w:val="none" w:sz="0" w:space="0" w:color="auto"/>
        <w:bottom w:val="none" w:sz="0" w:space="0" w:color="auto"/>
        <w:right w:val="none" w:sz="0" w:space="0" w:color="auto"/>
      </w:divBdr>
    </w:div>
    <w:div w:id="164519335">
      <w:bodyDiv w:val="1"/>
      <w:marLeft w:val="0"/>
      <w:marRight w:val="0"/>
      <w:marTop w:val="0"/>
      <w:marBottom w:val="0"/>
      <w:divBdr>
        <w:top w:val="none" w:sz="0" w:space="0" w:color="auto"/>
        <w:left w:val="none" w:sz="0" w:space="0" w:color="auto"/>
        <w:bottom w:val="none" w:sz="0" w:space="0" w:color="auto"/>
        <w:right w:val="none" w:sz="0" w:space="0" w:color="auto"/>
      </w:divBdr>
    </w:div>
    <w:div w:id="186723925">
      <w:bodyDiv w:val="1"/>
      <w:marLeft w:val="0"/>
      <w:marRight w:val="0"/>
      <w:marTop w:val="0"/>
      <w:marBottom w:val="0"/>
      <w:divBdr>
        <w:top w:val="none" w:sz="0" w:space="0" w:color="auto"/>
        <w:left w:val="none" w:sz="0" w:space="0" w:color="auto"/>
        <w:bottom w:val="none" w:sz="0" w:space="0" w:color="auto"/>
        <w:right w:val="none" w:sz="0" w:space="0" w:color="auto"/>
      </w:divBdr>
    </w:div>
    <w:div w:id="197470037">
      <w:bodyDiv w:val="1"/>
      <w:marLeft w:val="0"/>
      <w:marRight w:val="0"/>
      <w:marTop w:val="0"/>
      <w:marBottom w:val="0"/>
      <w:divBdr>
        <w:top w:val="none" w:sz="0" w:space="0" w:color="auto"/>
        <w:left w:val="none" w:sz="0" w:space="0" w:color="auto"/>
        <w:bottom w:val="none" w:sz="0" w:space="0" w:color="auto"/>
        <w:right w:val="none" w:sz="0" w:space="0" w:color="auto"/>
      </w:divBdr>
    </w:div>
    <w:div w:id="218322533">
      <w:bodyDiv w:val="1"/>
      <w:marLeft w:val="0"/>
      <w:marRight w:val="0"/>
      <w:marTop w:val="0"/>
      <w:marBottom w:val="0"/>
      <w:divBdr>
        <w:top w:val="none" w:sz="0" w:space="0" w:color="auto"/>
        <w:left w:val="none" w:sz="0" w:space="0" w:color="auto"/>
        <w:bottom w:val="none" w:sz="0" w:space="0" w:color="auto"/>
        <w:right w:val="none" w:sz="0" w:space="0" w:color="auto"/>
      </w:divBdr>
    </w:div>
    <w:div w:id="221674305">
      <w:bodyDiv w:val="1"/>
      <w:marLeft w:val="0"/>
      <w:marRight w:val="0"/>
      <w:marTop w:val="0"/>
      <w:marBottom w:val="0"/>
      <w:divBdr>
        <w:top w:val="none" w:sz="0" w:space="0" w:color="auto"/>
        <w:left w:val="none" w:sz="0" w:space="0" w:color="auto"/>
        <w:bottom w:val="none" w:sz="0" w:space="0" w:color="auto"/>
        <w:right w:val="none" w:sz="0" w:space="0" w:color="auto"/>
      </w:divBdr>
    </w:div>
    <w:div w:id="223755783">
      <w:bodyDiv w:val="1"/>
      <w:marLeft w:val="0"/>
      <w:marRight w:val="0"/>
      <w:marTop w:val="0"/>
      <w:marBottom w:val="0"/>
      <w:divBdr>
        <w:top w:val="none" w:sz="0" w:space="0" w:color="auto"/>
        <w:left w:val="none" w:sz="0" w:space="0" w:color="auto"/>
        <w:bottom w:val="none" w:sz="0" w:space="0" w:color="auto"/>
        <w:right w:val="none" w:sz="0" w:space="0" w:color="auto"/>
      </w:divBdr>
    </w:div>
    <w:div w:id="240942918">
      <w:bodyDiv w:val="1"/>
      <w:marLeft w:val="0"/>
      <w:marRight w:val="0"/>
      <w:marTop w:val="0"/>
      <w:marBottom w:val="0"/>
      <w:divBdr>
        <w:top w:val="none" w:sz="0" w:space="0" w:color="auto"/>
        <w:left w:val="none" w:sz="0" w:space="0" w:color="auto"/>
        <w:bottom w:val="none" w:sz="0" w:space="0" w:color="auto"/>
        <w:right w:val="none" w:sz="0" w:space="0" w:color="auto"/>
      </w:divBdr>
    </w:div>
    <w:div w:id="255480432">
      <w:bodyDiv w:val="1"/>
      <w:marLeft w:val="0"/>
      <w:marRight w:val="0"/>
      <w:marTop w:val="0"/>
      <w:marBottom w:val="0"/>
      <w:divBdr>
        <w:top w:val="none" w:sz="0" w:space="0" w:color="auto"/>
        <w:left w:val="none" w:sz="0" w:space="0" w:color="auto"/>
        <w:bottom w:val="none" w:sz="0" w:space="0" w:color="auto"/>
        <w:right w:val="none" w:sz="0" w:space="0" w:color="auto"/>
      </w:divBdr>
    </w:div>
    <w:div w:id="261763408">
      <w:bodyDiv w:val="1"/>
      <w:marLeft w:val="0"/>
      <w:marRight w:val="0"/>
      <w:marTop w:val="0"/>
      <w:marBottom w:val="0"/>
      <w:divBdr>
        <w:top w:val="none" w:sz="0" w:space="0" w:color="auto"/>
        <w:left w:val="none" w:sz="0" w:space="0" w:color="auto"/>
        <w:bottom w:val="none" w:sz="0" w:space="0" w:color="auto"/>
        <w:right w:val="none" w:sz="0" w:space="0" w:color="auto"/>
      </w:divBdr>
    </w:div>
    <w:div w:id="270405931">
      <w:bodyDiv w:val="1"/>
      <w:marLeft w:val="0"/>
      <w:marRight w:val="0"/>
      <w:marTop w:val="0"/>
      <w:marBottom w:val="0"/>
      <w:divBdr>
        <w:top w:val="none" w:sz="0" w:space="0" w:color="auto"/>
        <w:left w:val="none" w:sz="0" w:space="0" w:color="auto"/>
        <w:bottom w:val="none" w:sz="0" w:space="0" w:color="auto"/>
        <w:right w:val="none" w:sz="0" w:space="0" w:color="auto"/>
      </w:divBdr>
    </w:div>
    <w:div w:id="290092590">
      <w:bodyDiv w:val="1"/>
      <w:marLeft w:val="0"/>
      <w:marRight w:val="0"/>
      <w:marTop w:val="0"/>
      <w:marBottom w:val="0"/>
      <w:divBdr>
        <w:top w:val="none" w:sz="0" w:space="0" w:color="auto"/>
        <w:left w:val="none" w:sz="0" w:space="0" w:color="auto"/>
        <w:bottom w:val="none" w:sz="0" w:space="0" w:color="auto"/>
        <w:right w:val="none" w:sz="0" w:space="0" w:color="auto"/>
      </w:divBdr>
    </w:div>
    <w:div w:id="325322010">
      <w:bodyDiv w:val="1"/>
      <w:marLeft w:val="0"/>
      <w:marRight w:val="0"/>
      <w:marTop w:val="0"/>
      <w:marBottom w:val="0"/>
      <w:divBdr>
        <w:top w:val="none" w:sz="0" w:space="0" w:color="auto"/>
        <w:left w:val="none" w:sz="0" w:space="0" w:color="auto"/>
        <w:bottom w:val="none" w:sz="0" w:space="0" w:color="auto"/>
        <w:right w:val="none" w:sz="0" w:space="0" w:color="auto"/>
      </w:divBdr>
    </w:div>
    <w:div w:id="348024510">
      <w:bodyDiv w:val="1"/>
      <w:marLeft w:val="0"/>
      <w:marRight w:val="0"/>
      <w:marTop w:val="0"/>
      <w:marBottom w:val="0"/>
      <w:divBdr>
        <w:top w:val="none" w:sz="0" w:space="0" w:color="auto"/>
        <w:left w:val="none" w:sz="0" w:space="0" w:color="auto"/>
        <w:bottom w:val="none" w:sz="0" w:space="0" w:color="auto"/>
        <w:right w:val="none" w:sz="0" w:space="0" w:color="auto"/>
      </w:divBdr>
    </w:div>
    <w:div w:id="351416709">
      <w:bodyDiv w:val="1"/>
      <w:marLeft w:val="0"/>
      <w:marRight w:val="0"/>
      <w:marTop w:val="0"/>
      <w:marBottom w:val="0"/>
      <w:divBdr>
        <w:top w:val="none" w:sz="0" w:space="0" w:color="auto"/>
        <w:left w:val="none" w:sz="0" w:space="0" w:color="auto"/>
        <w:bottom w:val="none" w:sz="0" w:space="0" w:color="auto"/>
        <w:right w:val="none" w:sz="0" w:space="0" w:color="auto"/>
      </w:divBdr>
    </w:div>
    <w:div w:id="372846411">
      <w:bodyDiv w:val="1"/>
      <w:marLeft w:val="0"/>
      <w:marRight w:val="0"/>
      <w:marTop w:val="0"/>
      <w:marBottom w:val="0"/>
      <w:divBdr>
        <w:top w:val="none" w:sz="0" w:space="0" w:color="auto"/>
        <w:left w:val="none" w:sz="0" w:space="0" w:color="auto"/>
        <w:bottom w:val="none" w:sz="0" w:space="0" w:color="auto"/>
        <w:right w:val="none" w:sz="0" w:space="0" w:color="auto"/>
      </w:divBdr>
    </w:div>
    <w:div w:id="383874255">
      <w:bodyDiv w:val="1"/>
      <w:marLeft w:val="0"/>
      <w:marRight w:val="0"/>
      <w:marTop w:val="0"/>
      <w:marBottom w:val="0"/>
      <w:divBdr>
        <w:top w:val="none" w:sz="0" w:space="0" w:color="auto"/>
        <w:left w:val="none" w:sz="0" w:space="0" w:color="auto"/>
        <w:bottom w:val="none" w:sz="0" w:space="0" w:color="auto"/>
        <w:right w:val="none" w:sz="0" w:space="0" w:color="auto"/>
      </w:divBdr>
    </w:div>
    <w:div w:id="414325391">
      <w:bodyDiv w:val="1"/>
      <w:marLeft w:val="0"/>
      <w:marRight w:val="0"/>
      <w:marTop w:val="0"/>
      <w:marBottom w:val="0"/>
      <w:divBdr>
        <w:top w:val="none" w:sz="0" w:space="0" w:color="auto"/>
        <w:left w:val="none" w:sz="0" w:space="0" w:color="auto"/>
        <w:bottom w:val="none" w:sz="0" w:space="0" w:color="auto"/>
        <w:right w:val="none" w:sz="0" w:space="0" w:color="auto"/>
      </w:divBdr>
    </w:div>
    <w:div w:id="451635190">
      <w:bodyDiv w:val="1"/>
      <w:marLeft w:val="0"/>
      <w:marRight w:val="0"/>
      <w:marTop w:val="0"/>
      <w:marBottom w:val="0"/>
      <w:divBdr>
        <w:top w:val="none" w:sz="0" w:space="0" w:color="auto"/>
        <w:left w:val="none" w:sz="0" w:space="0" w:color="auto"/>
        <w:bottom w:val="none" w:sz="0" w:space="0" w:color="auto"/>
        <w:right w:val="none" w:sz="0" w:space="0" w:color="auto"/>
      </w:divBdr>
    </w:div>
    <w:div w:id="457528467">
      <w:bodyDiv w:val="1"/>
      <w:marLeft w:val="0"/>
      <w:marRight w:val="0"/>
      <w:marTop w:val="0"/>
      <w:marBottom w:val="0"/>
      <w:divBdr>
        <w:top w:val="none" w:sz="0" w:space="0" w:color="auto"/>
        <w:left w:val="none" w:sz="0" w:space="0" w:color="auto"/>
        <w:bottom w:val="none" w:sz="0" w:space="0" w:color="auto"/>
        <w:right w:val="none" w:sz="0" w:space="0" w:color="auto"/>
      </w:divBdr>
    </w:div>
    <w:div w:id="459226106">
      <w:bodyDiv w:val="1"/>
      <w:marLeft w:val="0"/>
      <w:marRight w:val="0"/>
      <w:marTop w:val="0"/>
      <w:marBottom w:val="0"/>
      <w:divBdr>
        <w:top w:val="none" w:sz="0" w:space="0" w:color="auto"/>
        <w:left w:val="none" w:sz="0" w:space="0" w:color="auto"/>
        <w:bottom w:val="none" w:sz="0" w:space="0" w:color="auto"/>
        <w:right w:val="none" w:sz="0" w:space="0" w:color="auto"/>
      </w:divBdr>
    </w:div>
    <w:div w:id="473642387">
      <w:bodyDiv w:val="1"/>
      <w:marLeft w:val="0"/>
      <w:marRight w:val="0"/>
      <w:marTop w:val="0"/>
      <w:marBottom w:val="0"/>
      <w:divBdr>
        <w:top w:val="none" w:sz="0" w:space="0" w:color="auto"/>
        <w:left w:val="none" w:sz="0" w:space="0" w:color="auto"/>
        <w:bottom w:val="none" w:sz="0" w:space="0" w:color="auto"/>
        <w:right w:val="none" w:sz="0" w:space="0" w:color="auto"/>
      </w:divBdr>
    </w:div>
    <w:div w:id="479661084">
      <w:bodyDiv w:val="1"/>
      <w:marLeft w:val="0"/>
      <w:marRight w:val="0"/>
      <w:marTop w:val="0"/>
      <w:marBottom w:val="0"/>
      <w:divBdr>
        <w:top w:val="none" w:sz="0" w:space="0" w:color="auto"/>
        <w:left w:val="none" w:sz="0" w:space="0" w:color="auto"/>
        <w:bottom w:val="none" w:sz="0" w:space="0" w:color="auto"/>
        <w:right w:val="none" w:sz="0" w:space="0" w:color="auto"/>
      </w:divBdr>
    </w:div>
    <w:div w:id="485097573">
      <w:bodyDiv w:val="1"/>
      <w:marLeft w:val="0"/>
      <w:marRight w:val="0"/>
      <w:marTop w:val="0"/>
      <w:marBottom w:val="0"/>
      <w:divBdr>
        <w:top w:val="none" w:sz="0" w:space="0" w:color="auto"/>
        <w:left w:val="none" w:sz="0" w:space="0" w:color="auto"/>
        <w:bottom w:val="none" w:sz="0" w:space="0" w:color="auto"/>
        <w:right w:val="none" w:sz="0" w:space="0" w:color="auto"/>
      </w:divBdr>
    </w:div>
    <w:div w:id="497382087">
      <w:bodyDiv w:val="1"/>
      <w:marLeft w:val="0"/>
      <w:marRight w:val="0"/>
      <w:marTop w:val="0"/>
      <w:marBottom w:val="0"/>
      <w:divBdr>
        <w:top w:val="none" w:sz="0" w:space="0" w:color="auto"/>
        <w:left w:val="none" w:sz="0" w:space="0" w:color="auto"/>
        <w:bottom w:val="none" w:sz="0" w:space="0" w:color="auto"/>
        <w:right w:val="none" w:sz="0" w:space="0" w:color="auto"/>
      </w:divBdr>
    </w:div>
    <w:div w:id="499927388">
      <w:bodyDiv w:val="1"/>
      <w:marLeft w:val="0"/>
      <w:marRight w:val="0"/>
      <w:marTop w:val="0"/>
      <w:marBottom w:val="0"/>
      <w:divBdr>
        <w:top w:val="none" w:sz="0" w:space="0" w:color="auto"/>
        <w:left w:val="none" w:sz="0" w:space="0" w:color="auto"/>
        <w:bottom w:val="none" w:sz="0" w:space="0" w:color="auto"/>
        <w:right w:val="none" w:sz="0" w:space="0" w:color="auto"/>
      </w:divBdr>
    </w:div>
    <w:div w:id="505486017">
      <w:bodyDiv w:val="1"/>
      <w:marLeft w:val="0"/>
      <w:marRight w:val="0"/>
      <w:marTop w:val="0"/>
      <w:marBottom w:val="0"/>
      <w:divBdr>
        <w:top w:val="none" w:sz="0" w:space="0" w:color="auto"/>
        <w:left w:val="none" w:sz="0" w:space="0" w:color="auto"/>
        <w:bottom w:val="none" w:sz="0" w:space="0" w:color="auto"/>
        <w:right w:val="none" w:sz="0" w:space="0" w:color="auto"/>
      </w:divBdr>
    </w:div>
    <w:div w:id="535191834">
      <w:bodyDiv w:val="1"/>
      <w:marLeft w:val="0"/>
      <w:marRight w:val="0"/>
      <w:marTop w:val="0"/>
      <w:marBottom w:val="0"/>
      <w:divBdr>
        <w:top w:val="none" w:sz="0" w:space="0" w:color="auto"/>
        <w:left w:val="none" w:sz="0" w:space="0" w:color="auto"/>
        <w:bottom w:val="none" w:sz="0" w:space="0" w:color="auto"/>
        <w:right w:val="none" w:sz="0" w:space="0" w:color="auto"/>
      </w:divBdr>
    </w:div>
    <w:div w:id="541282324">
      <w:bodyDiv w:val="1"/>
      <w:marLeft w:val="0"/>
      <w:marRight w:val="0"/>
      <w:marTop w:val="0"/>
      <w:marBottom w:val="0"/>
      <w:divBdr>
        <w:top w:val="none" w:sz="0" w:space="0" w:color="auto"/>
        <w:left w:val="none" w:sz="0" w:space="0" w:color="auto"/>
        <w:bottom w:val="none" w:sz="0" w:space="0" w:color="auto"/>
        <w:right w:val="none" w:sz="0" w:space="0" w:color="auto"/>
      </w:divBdr>
    </w:div>
    <w:div w:id="549994302">
      <w:bodyDiv w:val="1"/>
      <w:marLeft w:val="0"/>
      <w:marRight w:val="0"/>
      <w:marTop w:val="0"/>
      <w:marBottom w:val="0"/>
      <w:divBdr>
        <w:top w:val="none" w:sz="0" w:space="0" w:color="auto"/>
        <w:left w:val="none" w:sz="0" w:space="0" w:color="auto"/>
        <w:bottom w:val="none" w:sz="0" w:space="0" w:color="auto"/>
        <w:right w:val="none" w:sz="0" w:space="0" w:color="auto"/>
      </w:divBdr>
    </w:div>
    <w:div w:id="597952438">
      <w:bodyDiv w:val="1"/>
      <w:marLeft w:val="0"/>
      <w:marRight w:val="0"/>
      <w:marTop w:val="0"/>
      <w:marBottom w:val="0"/>
      <w:divBdr>
        <w:top w:val="none" w:sz="0" w:space="0" w:color="auto"/>
        <w:left w:val="none" w:sz="0" w:space="0" w:color="auto"/>
        <w:bottom w:val="none" w:sz="0" w:space="0" w:color="auto"/>
        <w:right w:val="none" w:sz="0" w:space="0" w:color="auto"/>
      </w:divBdr>
    </w:div>
    <w:div w:id="610818799">
      <w:bodyDiv w:val="1"/>
      <w:marLeft w:val="0"/>
      <w:marRight w:val="0"/>
      <w:marTop w:val="0"/>
      <w:marBottom w:val="0"/>
      <w:divBdr>
        <w:top w:val="none" w:sz="0" w:space="0" w:color="auto"/>
        <w:left w:val="none" w:sz="0" w:space="0" w:color="auto"/>
        <w:bottom w:val="none" w:sz="0" w:space="0" w:color="auto"/>
        <w:right w:val="none" w:sz="0" w:space="0" w:color="auto"/>
      </w:divBdr>
    </w:div>
    <w:div w:id="613369800">
      <w:bodyDiv w:val="1"/>
      <w:marLeft w:val="0"/>
      <w:marRight w:val="0"/>
      <w:marTop w:val="0"/>
      <w:marBottom w:val="0"/>
      <w:divBdr>
        <w:top w:val="none" w:sz="0" w:space="0" w:color="auto"/>
        <w:left w:val="none" w:sz="0" w:space="0" w:color="auto"/>
        <w:bottom w:val="none" w:sz="0" w:space="0" w:color="auto"/>
        <w:right w:val="none" w:sz="0" w:space="0" w:color="auto"/>
      </w:divBdr>
    </w:div>
    <w:div w:id="645356515">
      <w:bodyDiv w:val="1"/>
      <w:marLeft w:val="0"/>
      <w:marRight w:val="0"/>
      <w:marTop w:val="0"/>
      <w:marBottom w:val="0"/>
      <w:divBdr>
        <w:top w:val="none" w:sz="0" w:space="0" w:color="auto"/>
        <w:left w:val="none" w:sz="0" w:space="0" w:color="auto"/>
        <w:bottom w:val="none" w:sz="0" w:space="0" w:color="auto"/>
        <w:right w:val="none" w:sz="0" w:space="0" w:color="auto"/>
      </w:divBdr>
    </w:div>
    <w:div w:id="665287082">
      <w:bodyDiv w:val="1"/>
      <w:marLeft w:val="0"/>
      <w:marRight w:val="0"/>
      <w:marTop w:val="0"/>
      <w:marBottom w:val="0"/>
      <w:divBdr>
        <w:top w:val="none" w:sz="0" w:space="0" w:color="auto"/>
        <w:left w:val="none" w:sz="0" w:space="0" w:color="auto"/>
        <w:bottom w:val="none" w:sz="0" w:space="0" w:color="auto"/>
        <w:right w:val="none" w:sz="0" w:space="0" w:color="auto"/>
      </w:divBdr>
    </w:div>
    <w:div w:id="698161301">
      <w:bodyDiv w:val="1"/>
      <w:marLeft w:val="0"/>
      <w:marRight w:val="0"/>
      <w:marTop w:val="0"/>
      <w:marBottom w:val="0"/>
      <w:divBdr>
        <w:top w:val="none" w:sz="0" w:space="0" w:color="auto"/>
        <w:left w:val="none" w:sz="0" w:space="0" w:color="auto"/>
        <w:bottom w:val="none" w:sz="0" w:space="0" w:color="auto"/>
        <w:right w:val="none" w:sz="0" w:space="0" w:color="auto"/>
      </w:divBdr>
    </w:div>
    <w:div w:id="705563210">
      <w:bodyDiv w:val="1"/>
      <w:marLeft w:val="0"/>
      <w:marRight w:val="0"/>
      <w:marTop w:val="0"/>
      <w:marBottom w:val="0"/>
      <w:divBdr>
        <w:top w:val="none" w:sz="0" w:space="0" w:color="auto"/>
        <w:left w:val="none" w:sz="0" w:space="0" w:color="auto"/>
        <w:bottom w:val="none" w:sz="0" w:space="0" w:color="auto"/>
        <w:right w:val="none" w:sz="0" w:space="0" w:color="auto"/>
      </w:divBdr>
    </w:div>
    <w:div w:id="725300010">
      <w:bodyDiv w:val="1"/>
      <w:marLeft w:val="0"/>
      <w:marRight w:val="0"/>
      <w:marTop w:val="0"/>
      <w:marBottom w:val="0"/>
      <w:divBdr>
        <w:top w:val="none" w:sz="0" w:space="0" w:color="auto"/>
        <w:left w:val="none" w:sz="0" w:space="0" w:color="auto"/>
        <w:bottom w:val="none" w:sz="0" w:space="0" w:color="auto"/>
        <w:right w:val="none" w:sz="0" w:space="0" w:color="auto"/>
      </w:divBdr>
    </w:div>
    <w:div w:id="725835235">
      <w:bodyDiv w:val="1"/>
      <w:marLeft w:val="0"/>
      <w:marRight w:val="0"/>
      <w:marTop w:val="0"/>
      <w:marBottom w:val="0"/>
      <w:divBdr>
        <w:top w:val="none" w:sz="0" w:space="0" w:color="auto"/>
        <w:left w:val="none" w:sz="0" w:space="0" w:color="auto"/>
        <w:bottom w:val="none" w:sz="0" w:space="0" w:color="auto"/>
        <w:right w:val="none" w:sz="0" w:space="0" w:color="auto"/>
      </w:divBdr>
    </w:div>
    <w:div w:id="728184597">
      <w:bodyDiv w:val="1"/>
      <w:marLeft w:val="0"/>
      <w:marRight w:val="0"/>
      <w:marTop w:val="0"/>
      <w:marBottom w:val="0"/>
      <w:divBdr>
        <w:top w:val="none" w:sz="0" w:space="0" w:color="auto"/>
        <w:left w:val="none" w:sz="0" w:space="0" w:color="auto"/>
        <w:bottom w:val="none" w:sz="0" w:space="0" w:color="auto"/>
        <w:right w:val="none" w:sz="0" w:space="0" w:color="auto"/>
      </w:divBdr>
    </w:div>
    <w:div w:id="741872409">
      <w:bodyDiv w:val="1"/>
      <w:marLeft w:val="0"/>
      <w:marRight w:val="0"/>
      <w:marTop w:val="0"/>
      <w:marBottom w:val="0"/>
      <w:divBdr>
        <w:top w:val="none" w:sz="0" w:space="0" w:color="auto"/>
        <w:left w:val="none" w:sz="0" w:space="0" w:color="auto"/>
        <w:bottom w:val="none" w:sz="0" w:space="0" w:color="auto"/>
        <w:right w:val="none" w:sz="0" w:space="0" w:color="auto"/>
      </w:divBdr>
    </w:div>
    <w:div w:id="788087310">
      <w:bodyDiv w:val="1"/>
      <w:marLeft w:val="0"/>
      <w:marRight w:val="0"/>
      <w:marTop w:val="0"/>
      <w:marBottom w:val="0"/>
      <w:divBdr>
        <w:top w:val="none" w:sz="0" w:space="0" w:color="auto"/>
        <w:left w:val="none" w:sz="0" w:space="0" w:color="auto"/>
        <w:bottom w:val="none" w:sz="0" w:space="0" w:color="auto"/>
        <w:right w:val="none" w:sz="0" w:space="0" w:color="auto"/>
      </w:divBdr>
    </w:div>
    <w:div w:id="790854720">
      <w:bodyDiv w:val="1"/>
      <w:marLeft w:val="0"/>
      <w:marRight w:val="0"/>
      <w:marTop w:val="0"/>
      <w:marBottom w:val="0"/>
      <w:divBdr>
        <w:top w:val="none" w:sz="0" w:space="0" w:color="auto"/>
        <w:left w:val="none" w:sz="0" w:space="0" w:color="auto"/>
        <w:bottom w:val="none" w:sz="0" w:space="0" w:color="auto"/>
        <w:right w:val="none" w:sz="0" w:space="0" w:color="auto"/>
      </w:divBdr>
    </w:div>
    <w:div w:id="794255667">
      <w:bodyDiv w:val="1"/>
      <w:marLeft w:val="0"/>
      <w:marRight w:val="0"/>
      <w:marTop w:val="0"/>
      <w:marBottom w:val="0"/>
      <w:divBdr>
        <w:top w:val="none" w:sz="0" w:space="0" w:color="auto"/>
        <w:left w:val="none" w:sz="0" w:space="0" w:color="auto"/>
        <w:bottom w:val="none" w:sz="0" w:space="0" w:color="auto"/>
        <w:right w:val="none" w:sz="0" w:space="0" w:color="auto"/>
      </w:divBdr>
    </w:div>
    <w:div w:id="812328554">
      <w:bodyDiv w:val="1"/>
      <w:marLeft w:val="0"/>
      <w:marRight w:val="0"/>
      <w:marTop w:val="0"/>
      <w:marBottom w:val="0"/>
      <w:divBdr>
        <w:top w:val="none" w:sz="0" w:space="0" w:color="auto"/>
        <w:left w:val="none" w:sz="0" w:space="0" w:color="auto"/>
        <w:bottom w:val="none" w:sz="0" w:space="0" w:color="auto"/>
        <w:right w:val="none" w:sz="0" w:space="0" w:color="auto"/>
      </w:divBdr>
    </w:div>
    <w:div w:id="856578190">
      <w:bodyDiv w:val="1"/>
      <w:marLeft w:val="0"/>
      <w:marRight w:val="0"/>
      <w:marTop w:val="0"/>
      <w:marBottom w:val="0"/>
      <w:divBdr>
        <w:top w:val="none" w:sz="0" w:space="0" w:color="auto"/>
        <w:left w:val="none" w:sz="0" w:space="0" w:color="auto"/>
        <w:bottom w:val="none" w:sz="0" w:space="0" w:color="auto"/>
        <w:right w:val="none" w:sz="0" w:space="0" w:color="auto"/>
      </w:divBdr>
    </w:div>
    <w:div w:id="864825906">
      <w:bodyDiv w:val="1"/>
      <w:marLeft w:val="0"/>
      <w:marRight w:val="0"/>
      <w:marTop w:val="0"/>
      <w:marBottom w:val="0"/>
      <w:divBdr>
        <w:top w:val="none" w:sz="0" w:space="0" w:color="auto"/>
        <w:left w:val="none" w:sz="0" w:space="0" w:color="auto"/>
        <w:bottom w:val="none" w:sz="0" w:space="0" w:color="auto"/>
        <w:right w:val="none" w:sz="0" w:space="0" w:color="auto"/>
      </w:divBdr>
    </w:div>
    <w:div w:id="888305536">
      <w:bodyDiv w:val="1"/>
      <w:marLeft w:val="0"/>
      <w:marRight w:val="0"/>
      <w:marTop w:val="0"/>
      <w:marBottom w:val="0"/>
      <w:divBdr>
        <w:top w:val="none" w:sz="0" w:space="0" w:color="auto"/>
        <w:left w:val="none" w:sz="0" w:space="0" w:color="auto"/>
        <w:bottom w:val="none" w:sz="0" w:space="0" w:color="auto"/>
        <w:right w:val="none" w:sz="0" w:space="0" w:color="auto"/>
      </w:divBdr>
    </w:div>
    <w:div w:id="894044774">
      <w:bodyDiv w:val="1"/>
      <w:marLeft w:val="0"/>
      <w:marRight w:val="0"/>
      <w:marTop w:val="0"/>
      <w:marBottom w:val="0"/>
      <w:divBdr>
        <w:top w:val="none" w:sz="0" w:space="0" w:color="auto"/>
        <w:left w:val="none" w:sz="0" w:space="0" w:color="auto"/>
        <w:bottom w:val="none" w:sz="0" w:space="0" w:color="auto"/>
        <w:right w:val="none" w:sz="0" w:space="0" w:color="auto"/>
      </w:divBdr>
    </w:div>
    <w:div w:id="899481714">
      <w:bodyDiv w:val="1"/>
      <w:marLeft w:val="0"/>
      <w:marRight w:val="0"/>
      <w:marTop w:val="0"/>
      <w:marBottom w:val="0"/>
      <w:divBdr>
        <w:top w:val="none" w:sz="0" w:space="0" w:color="auto"/>
        <w:left w:val="none" w:sz="0" w:space="0" w:color="auto"/>
        <w:bottom w:val="none" w:sz="0" w:space="0" w:color="auto"/>
        <w:right w:val="none" w:sz="0" w:space="0" w:color="auto"/>
      </w:divBdr>
    </w:div>
    <w:div w:id="932863879">
      <w:bodyDiv w:val="1"/>
      <w:marLeft w:val="0"/>
      <w:marRight w:val="0"/>
      <w:marTop w:val="0"/>
      <w:marBottom w:val="0"/>
      <w:divBdr>
        <w:top w:val="none" w:sz="0" w:space="0" w:color="auto"/>
        <w:left w:val="none" w:sz="0" w:space="0" w:color="auto"/>
        <w:bottom w:val="none" w:sz="0" w:space="0" w:color="auto"/>
        <w:right w:val="none" w:sz="0" w:space="0" w:color="auto"/>
      </w:divBdr>
    </w:div>
    <w:div w:id="946935587">
      <w:bodyDiv w:val="1"/>
      <w:marLeft w:val="0"/>
      <w:marRight w:val="0"/>
      <w:marTop w:val="0"/>
      <w:marBottom w:val="0"/>
      <w:divBdr>
        <w:top w:val="none" w:sz="0" w:space="0" w:color="auto"/>
        <w:left w:val="none" w:sz="0" w:space="0" w:color="auto"/>
        <w:bottom w:val="none" w:sz="0" w:space="0" w:color="auto"/>
        <w:right w:val="none" w:sz="0" w:space="0" w:color="auto"/>
      </w:divBdr>
    </w:div>
    <w:div w:id="947926447">
      <w:bodyDiv w:val="1"/>
      <w:marLeft w:val="0"/>
      <w:marRight w:val="0"/>
      <w:marTop w:val="0"/>
      <w:marBottom w:val="0"/>
      <w:divBdr>
        <w:top w:val="none" w:sz="0" w:space="0" w:color="auto"/>
        <w:left w:val="none" w:sz="0" w:space="0" w:color="auto"/>
        <w:bottom w:val="none" w:sz="0" w:space="0" w:color="auto"/>
        <w:right w:val="none" w:sz="0" w:space="0" w:color="auto"/>
      </w:divBdr>
    </w:div>
    <w:div w:id="957487410">
      <w:bodyDiv w:val="1"/>
      <w:marLeft w:val="0"/>
      <w:marRight w:val="0"/>
      <w:marTop w:val="0"/>
      <w:marBottom w:val="0"/>
      <w:divBdr>
        <w:top w:val="none" w:sz="0" w:space="0" w:color="auto"/>
        <w:left w:val="none" w:sz="0" w:space="0" w:color="auto"/>
        <w:bottom w:val="none" w:sz="0" w:space="0" w:color="auto"/>
        <w:right w:val="none" w:sz="0" w:space="0" w:color="auto"/>
      </w:divBdr>
    </w:div>
    <w:div w:id="991104664">
      <w:bodyDiv w:val="1"/>
      <w:marLeft w:val="0"/>
      <w:marRight w:val="0"/>
      <w:marTop w:val="0"/>
      <w:marBottom w:val="0"/>
      <w:divBdr>
        <w:top w:val="none" w:sz="0" w:space="0" w:color="auto"/>
        <w:left w:val="none" w:sz="0" w:space="0" w:color="auto"/>
        <w:bottom w:val="none" w:sz="0" w:space="0" w:color="auto"/>
        <w:right w:val="none" w:sz="0" w:space="0" w:color="auto"/>
      </w:divBdr>
    </w:div>
    <w:div w:id="997879478">
      <w:bodyDiv w:val="1"/>
      <w:marLeft w:val="0"/>
      <w:marRight w:val="0"/>
      <w:marTop w:val="0"/>
      <w:marBottom w:val="0"/>
      <w:divBdr>
        <w:top w:val="none" w:sz="0" w:space="0" w:color="auto"/>
        <w:left w:val="none" w:sz="0" w:space="0" w:color="auto"/>
        <w:bottom w:val="none" w:sz="0" w:space="0" w:color="auto"/>
        <w:right w:val="none" w:sz="0" w:space="0" w:color="auto"/>
      </w:divBdr>
    </w:div>
    <w:div w:id="1007706615">
      <w:bodyDiv w:val="1"/>
      <w:marLeft w:val="0"/>
      <w:marRight w:val="0"/>
      <w:marTop w:val="0"/>
      <w:marBottom w:val="0"/>
      <w:divBdr>
        <w:top w:val="none" w:sz="0" w:space="0" w:color="auto"/>
        <w:left w:val="none" w:sz="0" w:space="0" w:color="auto"/>
        <w:bottom w:val="none" w:sz="0" w:space="0" w:color="auto"/>
        <w:right w:val="none" w:sz="0" w:space="0" w:color="auto"/>
      </w:divBdr>
    </w:div>
    <w:div w:id="1009798314">
      <w:bodyDiv w:val="1"/>
      <w:marLeft w:val="0"/>
      <w:marRight w:val="0"/>
      <w:marTop w:val="0"/>
      <w:marBottom w:val="0"/>
      <w:divBdr>
        <w:top w:val="none" w:sz="0" w:space="0" w:color="auto"/>
        <w:left w:val="none" w:sz="0" w:space="0" w:color="auto"/>
        <w:bottom w:val="none" w:sz="0" w:space="0" w:color="auto"/>
        <w:right w:val="none" w:sz="0" w:space="0" w:color="auto"/>
      </w:divBdr>
    </w:div>
    <w:div w:id="1042899726">
      <w:bodyDiv w:val="1"/>
      <w:marLeft w:val="0"/>
      <w:marRight w:val="0"/>
      <w:marTop w:val="0"/>
      <w:marBottom w:val="0"/>
      <w:divBdr>
        <w:top w:val="none" w:sz="0" w:space="0" w:color="auto"/>
        <w:left w:val="none" w:sz="0" w:space="0" w:color="auto"/>
        <w:bottom w:val="none" w:sz="0" w:space="0" w:color="auto"/>
        <w:right w:val="none" w:sz="0" w:space="0" w:color="auto"/>
      </w:divBdr>
    </w:div>
    <w:div w:id="1048652470">
      <w:bodyDiv w:val="1"/>
      <w:marLeft w:val="0"/>
      <w:marRight w:val="0"/>
      <w:marTop w:val="0"/>
      <w:marBottom w:val="0"/>
      <w:divBdr>
        <w:top w:val="none" w:sz="0" w:space="0" w:color="auto"/>
        <w:left w:val="none" w:sz="0" w:space="0" w:color="auto"/>
        <w:bottom w:val="none" w:sz="0" w:space="0" w:color="auto"/>
        <w:right w:val="none" w:sz="0" w:space="0" w:color="auto"/>
      </w:divBdr>
    </w:div>
    <w:div w:id="1050114509">
      <w:bodyDiv w:val="1"/>
      <w:marLeft w:val="0"/>
      <w:marRight w:val="0"/>
      <w:marTop w:val="0"/>
      <w:marBottom w:val="0"/>
      <w:divBdr>
        <w:top w:val="none" w:sz="0" w:space="0" w:color="auto"/>
        <w:left w:val="none" w:sz="0" w:space="0" w:color="auto"/>
        <w:bottom w:val="none" w:sz="0" w:space="0" w:color="auto"/>
        <w:right w:val="none" w:sz="0" w:space="0" w:color="auto"/>
      </w:divBdr>
    </w:div>
    <w:div w:id="1052271196">
      <w:bodyDiv w:val="1"/>
      <w:marLeft w:val="0"/>
      <w:marRight w:val="0"/>
      <w:marTop w:val="0"/>
      <w:marBottom w:val="0"/>
      <w:divBdr>
        <w:top w:val="none" w:sz="0" w:space="0" w:color="auto"/>
        <w:left w:val="none" w:sz="0" w:space="0" w:color="auto"/>
        <w:bottom w:val="none" w:sz="0" w:space="0" w:color="auto"/>
        <w:right w:val="none" w:sz="0" w:space="0" w:color="auto"/>
      </w:divBdr>
    </w:div>
    <w:div w:id="1061906004">
      <w:bodyDiv w:val="1"/>
      <w:marLeft w:val="0"/>
      <w:marRight w:val="0"/>
      <w:marTop w:val="0"/>
      <w:marBottom w:val="0"/>
      <w:divBdr>
        <w:top w:val="none" w:sz="0" w:space="0" w:color="auto"/>
        <w:left w:val="none" w:sz="0" w:space="0" w:color="auto"/>
        <w:bottom w:val="none" w:sz="0" w:space="0" w:color="auto"/>
        <w:right w:val="none" w:sz="0" w:space="0" w:color="auto"/>
      </w:divBdr>
    </w:div>
    <w:div w:id="1076512990">
      <w:bodyDiv w:val="1"/>
      <w:marLeft w:val="0"/>
      <w:marRight w:val="0"/>
      <w:marTop w:val="0"/>
      <w:marBottom w:val="0"/>
      <w:divBdr>
        <w:top w:val="none" w:sz="0" w:space="0" w:color="auto"/>
        <w:left w:val="none" w:sz="0" w:space="0" w:color="auto"/>
        <w:bottom w:val="none" w:sz="0" w:space="0" w:color="auto"/>
        <w:right w:val="none" w:sz="0" w:space="0" w:color="auto"/>
      </w:divBdr>
    </w:div>
    <w:div w:id="1089812565">
      <w:bodyDiv w:val="1"/>
      <w:marLeft w:val="0"/>
      <w:marRight w:val="0"/>
      <w:marTop w:val="0"/>
      <w:marBottom w:val="0"/>
      <w:divBdr>
        <w:top w:val="none" w:sz="0" w:space="0" w:color="auto"/>
        <w:left w:val="none" w:sz="0" w:space="0" w:color="auto"/>
        <w:bottom w:val="none" w:sz="0" w:space="0" w:color="auto"/>
        <w:right w:val="none" w:sz="0" w:space="0" w:color="auto"/>
      </w:divBdr>
    </w:div>
    <w:div w:id="1105004390">
      <w:bodyDiv w:val="1"/>
      <w:marLeft w:val="0"/>
      <w:marRight w:val="0"/>
      <w:marTop w:val="0"/>
      <w:marBottom w:val="0"/>
      <w:divBdr>
        <w:top w:val="none" w:sz="0" w:space="0" w:color="auto"/>
        <w:left w:val="none" w:sz="0" w:space="0" w:color="auto"/>
        <w:bottom w:val="none" w:sz="0" w:space="0" w:color="auto"/>
        <w:right w:val="none" w:sz="0" w:space="0" w:color="auto"/>
      </w:divBdr>
    </w:div>
    <w:div w:id="1106314523">
      <w:bodyDiv w:val="1"/>
      <w:marLeft w:val="0"/>
      <w:marRight w:val="0"/>
      <w:marTop w:val="0"/>
      <w:marBottom w:val="0"/>
      <w:divBdr>
        <w:top w:val="none" w:sz="0" w:space="0" w:color="auto"/>
        <w:left w:val="none" w:sz="0" w:space="0" w:color="auto"/>
        <w:bottom w:val="none" w:sz="0" w:space="0" w:color="auto"/>
        <w:right w:val="none" w:sz="0" w:space="0" w:color="auto"/>
      </w:divBdr>
    </w:div>
    <w:div w:id="1112286818">
      <w:bodyDiv w:val="1"/>
      <w:marLeft w:val="0"/>
      <w:marRight w:val="0"/>
      <w:marTop w:val="0"/>
      <w:marBottom w:val="0"/>
      <w:divBdr>
        <w:top w:val="none" w:sz="0" w:space="0" w:color="auto"/>
        <w:left w:val="none" w:sz="0" w:space="0" w:color="auto"/>
        <w:bottom w:val="none" w:sz="0" w:space="0" w:color="auto"/>
        <w:right w:val="none" w:sz="0" w:space="0" w:color="auto"/>
      </w:divBdr>
    </w:div>
    <w:div w:id="1121802937">
      <w:bodyDiv w:val="1"/>
      <w:marLeft w:val="0"/>
      <w:marRight w:val="0"/>
      <w:marTop w:val="0"/>
      <w:marBottom w:val="0"/>
      <w:divBdr>
        <w:top w:val="none" w:sz="0" w:space="0" w:color="auto"/>
        <w:left w:val="none" w:sz="0" w:space="0" w:color="auto"/>
        <w:bottom w:val="none" w:sz="0" w:space="0" w:color="auto"/>
        <w:right w:val="none" w:sz="0" w:space="0" w:color="auto"/>
      </w:divBdr>
    </w:div>
    <w:div w:id="1130131952">
      <w:bodyDiv w:val="1"/>
      <w:marLeft w:val="0"/>
      <w:marRight w:val="0"/>
      <w:marTop w:val="0"/>
      <w:marBottom w:val="0"/>
      <w:divBdr>
        <w:top w:val="none" w:sz="0" w:space="0" w:color="auto"/>
        <w:left w:val="none" w:sz="0" w:space="0" w:color="auto"/>
        <w:bottom w:val="none" w:sz="0" w:space="0" w:color="auto"/>
        <w:right w:val="none" w:sz="0" w:space="0" w:color="auto"/>
      </w:divBdr>
    </w:div>
    <w:div w:id="1139299413">
      <w:bodyDiv w:val="1"/>
      <w:marLeft w:val="0"/>
      <w:marRight w:val="0"/>
      <w:marTop w:val="0"/>
      <w:marBottom w:val="0"/>
      <w:divBdr>
        <w:top w:val="none" w:sz="0" w:space="0" w:color="auto"/>
        <w:left w:val="none" w:sz="0" w:space="0" w:color="auto"/>
        <w:bottom w:val="none" w:sz="0" w:space="0" w:color="auto"/>
        <w:right w:val="none" w:sz="0" w:space="0" w:color="auto"/>
      </w:divBdr>
    </w:div>
    <w:div w:id="1139806813">
      <w:bodyDiv w:val="1"/>
      <w:marLeft w:val="0"/>
      <w:marRight w:val="0"/>
      <w:marTop w:val="0"/>
      <w:marBottom w:val="0"/>
      <w:divBdr>
        <w:top w:val="none" w:sz="0" w:space="0" w:color="auto"/>
        <w:left w:val="none" w:sz="0" w:space="0" w:color="auto"/>
        <w:bottom w:val="none" w:sz="0" w:space="0" w:color="auto"/>
        <w:right w:val="none" w:sz="0" w:space="0" w:color="auto"/>
      </w:divBdr>
    </w:div>
    <w:div w:id="1180967438">
      <w:bodyDiv w:val="1"/>
      <w:marLeft w:val="0"/>
      <w:marRight w:val="0"/>
      <w:marTop w:val="0"/>
      <w:marBottom w:val="0"/>
      <w:divBdr>
        <w:top w:val="none" w:sz="0" w:space="0" w:color="auto"/>
        <w:left w:val="none" w:sz="0" w:space="0" w:color="auto"/>
        <w:bottom w:val="none" w:sz="0" w:space="0" w:color="auto"/>
        <w:right w:val="none" w:sz="0" w:space="0" w:color="auto"/>
      </w:divBdr>
    </w:div>
    <w:div w:id="1192379097">
      <w:bodyDiv w:val="1"/>
      <w:marLeft w:val="0"/>
      <w:marRight w:val="0"/>
      <w:marTop w:val="0"/>
      <w:marBottom w:val="0"/>
      <w:divBdr>
        <w:top w:val="none" w:sz="0" w:space="0" w:color="auto"/>
        <w:left w:val="none" w:sz="0" w:space="0" w:color="auto"/>
        <w:bottom w:val="none" w:sz="0" w:space="0" w:color="auto"/>
        <w:right w:val="none" w:sz="0" w:space="0" w:color="auto"/>
      </w:divBdr>
    </w:div>
    <w:div w:id="1204051767">
      <w:bodyDiv w:val="1"/>
      <w:marLeft w:val="0"/>
      <w:marRight w:val="0"/>
      <w:marTop w:val="0"/>
      <w:marBottom w:val="0"/>
      <w:divBdr>
        <w:top w:val="none" w:sz="0" w:space="0" w:color="auto"/>
        <w:left w:val="none" w:sz="0" w:space="0" w:color="auto"/>
        <w:bottom w:val="none" w:sz="0" w:space="0" w:color="auto"/>
        <w:right w:val="none" w:sz="0" w:space="0" w:color="auto"/>
      </w:divBdr>
    </w:div>
    <w:div w:id="1204827402">
      <w:bodyDiv w:val="1"/>
      <w:marLeft w:val="0"/>
      <w:marRight w:val="0"/>
      <w:marTop w:val="0"/>
      <w:marBottom w:val="0"/>
      <w:divBdr>
        <w:top w:val="none" w:sz="0" w:space="0" w:color="auto"/>
        <w:left w:val="none" w:sz="0" w:space="0" w:color="auto"/>
        <w:bottom w:val="none" w:sz="0" w:space="0" w:color="auto"/>
        <w:right w:val="none" w:sz="0" w:space="0" w:color="auto"/>
      </w:divBdr>
    </w:div>
    <w:div w:id="1206915912">
      <w:bodyDiv w:val="1"/>
      <w:marLeft w:val="0"/>
      <w:marRight w:val="0"/>
      <w:marTop w:val="0"/>
      <w:marBottom w:val="0"/>
      <w:divBdr>
        <w:top w:val="none" w:sz="0" w:space="0" w:color="auto"/>
        <w:left w:val="none" w:sz="0" w:space="0" w:color="auto"/>
        <w:bottom w:val="none" w:sz="0" w:space="0" w:color="auto"/>
        <w:right w:val="none" w:sz="0" w:space="0" w:color="auto"/>
      </w:divBdr>
    </w:div>
    <w:div w:id="1215653373">
      <w:bodyDiv w:val="1"/>
      <w:marLeft w:val="0"/>
      <w:marRight w:val="0"/>
      <w:marTop w:val="0"/>
      <w:marBottom w:val="0"/>
      <w:divBdr>
        <w:top w:val="none" w:sz="0" w:space="0" w:color="auto"/>
        <w:left w:val="none" w:sz="0" w:space="0" w:color="auto"/>
        <w:bottom w:val="none" w:sz="0" w:space="0" w:color="auto"/>
        <w:right w:val="none" w:sz="0" w:space="0" w:color="auto"/>
      </w:divBdr>
    </w:div>
    <w:div w:id="1225800982">
      <w:bodyDiv w:val="1"/>
      <w:marLeft w:val="0"/>
      <w:marRight w:val="0"/>
      <w:marTop w:val="0"/>
      <w:marBottom w:val="0"/>
      <w:divBdr>
        <w:top w:val="none" w:sz="0" w:space="0" w:color="auto"/>
        <w:left w:val="none" w:sz="0" w:space="0" w:color="auto"/>
        <w:bottom w:val="none" w:sz="0" w:space="0" w:color="auto"/>
        <w:right w:val="none" w:sz="0" w:space="0" w:color="auto"/>
      </w:divBdr>
    </w:div>
    <w:div w:id="1228152736">
      <w:bodyDiv w:val="1"/>
      <w:marLeft w:val="0"/>
      <w:marRight w:val="0"/>
      <w:marTop w:val="0"/>
      <w:marBottom w:val="0"/>
      <w:divBdr>
        <w:top w:val="none" w:sz="0" w:space="0" w:color="auto"/>
        <w:left w:val="none" w:sz="0" w:space="0" w:color="auto"/>
        <w:bottom w:val="none" w:sz="0" w:space="0" w:color="auto"/>
        <w:right w:val="none" w:sz="0" w:space="0" w:color="auto"/>
      </w:divBdr>
    </w:div>
    <w:div w:id="1229607648">
      <w:bodyDiv w:val="1"/>
      <w:marLeft w:val="0"/>
      <w:marRight w:val="0"/>
      <w:marTop w:val="0"/>
      <w:marBottom w:val="0"/>
      <w:divBdr>
        <w:top w:val="none" w:sz="0" w:space="0" w:color="auto"/>
        <w:left w:val="none" w:sz="0" w:space="0" w:color="auto"/>
        <w:bottom w:val="none" w:sz="0" w:space="0" w:color="auto"/>
        <w:right w:val="none" w:sz="0" w:space="0" w:color="auto"/>
      </w:divBdr>
    </w:div>
    <w:div w:id="1240555824">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71008389">
      <w:bodyDiv w:val="1"/>
      <w:marLeft w:val="0"/>
      <w:marRight w:val="0"/>
      <w:marTop w:val="0"/>
      <w:marBottom w:val="0"/>
      <w:divBdr>
        <w:top w:val="none" w:sz="0" w:space="0" w:color="auto"/>
        <w:left w:val="none" w:sz="0" w:space="0" w:color="auto"/>
        <w:bottom w:val="none" w:sz="0" w:space="0" w:color="auto"/>
        <w:right w:val="none" w:sz="0" w:space="0" w:color="auto"/>
      </w:divBdr>
    </w:div>
    <w:div w:id="1297757414">
      <w:bodyDiv w:val="1"/>
      <w:marLeft w:val="0"/>
      <w:marRight w:val="0"/>
      <w:marTop w:val="0"/>
      <w:marBottom w:val="0"/>
      <w:divBdr>
        <w:top w:val="none" w:sz="0" w:space="0" w:color="auto"/>
        <w:left w:val="none" w:sz="0" w:space="0" w:color="auto"/>
        <w:bottom w:val="none" w:sz="0" w:space="0" w:color="auto"/>
        <w:right w:val="none" w:sz="0" w:space="0" w:color="auto"/>
      </w:divBdr>
    </w:div>
    <w:div w:id="1318075660">
      <w:bodyDiv w:val="1"/>
      <w:marLeft w:val="0"/>
      <w:marRight w:val="0"/>
      <w:marTop w:val="0"/>
      <w:marBottom w:val="0"/>
      <w:divBdr>
        <w:top w:val="none" w:sz="0" w:space="0" w:color="auto"/>
        <w:left w:val="none" w:sz="0" w:space="0" w:color="auto"/>
        <w:bottom w:val="none" w:sz="0" w:space="0" w:color="auto"/>
        <w:right w:val="none" w:sz="0" w:space="0" w:color="auto"/>
      </w:divBdr>
    </w:div>
    <w:div w:id="1324240018">
      <w:bodyDiv w:val="1"/>
      <w:marLeft w:val="0"/>
      <w:marRight w:val="0"/>
      <w:marTop w:val="0"/>
      <w:marBottom w:val="0"/>
      <w:divBdr>
        <w:top w:val="none" w:sz="0" w:space="0" w:color="auto"/>
        <w:left w:val="none" w:sz="0" w:space="0" w:color="auto"/>
        <w:bottom w:val="none" w:sz="0" w:space="0" w:color="auto"/>
        <w:right w:val="none" w:sz="0" w:space="0" w:color="auto"/>
      </w:divBdr>
    </w:div>
    <w:div w:id="1359507629">
      <w:bodyDiv w:val="1"/>
      <w:marLeft w:val="0"/>
      <w:marRight w:val="0"/>
      <w:marTop w:val="0"/>
      <w:marBottom w:val="0"/>
      <w:divBdr>
        <w:top w:val="none" w:sz="0" w:space="0" w:color="auto"/>
        <w:left w:val="none" w:sz="0" w:space="0" w:color="auto"/>
        <w:bottom w:val="none" w:sz="0" w:space="0" w:color="auto"/>
        <w:right w:val="none" w:sz="0" w:space="0" w:color="auto"/>
      </w:divBdr>
    </w:div>
    <w:div w:id="1362125109">
      <w:bodyDiv w:val="1"/>
      <w:marLeft w:val="0"/>
      <w:marRight w:val="0"/>
      <w:marTop w:val="0"/>
      <w:marBottom w:val="0"/>
      <w:divBdr>
        <w:top w:val="none" w:sz="0" w:space="0" w:color="auto"/>
        <w:left w:val="none" w:sz="0" w:space="0" w:color="auto"/>
        <w:bottom w:val="none" w:sz="0" w:space="0" w:color="auto"/>
        <w:right w:val="none" w:sz="0" w:space="0" w:color="auto"/>
      </w:divBdr>
    </w:div>
    <w:div w:id="1386445595">
      <w:bodyDiv w:val="1"/>
      <w:marLeft w:val="0"/>
      <w:marRight w:val="0"/>
      <w:marTop w:val="0"/>
      <w:marBottom w:val="0"/>
      <w:divBdr>
        <w:top w:val="none" w:sz="0" w:space="0" w:color="auto"/>
        <w:left w:val="none" w:sz="0" w:space="0" w:color="auto"/>
        <w:bottom w:val="none" w:sz="0" w:space="0" w:color="auto"/>
        <w:right w:val="none" w:sz="0" w:space="0" w:color="auto"/>
      </w:divBdr>
    </w:div>
    <w:div w:id="1412849822">
      <w:bodyDiv w:val="1"/>
      <w:marLeft w:val="0"/>
      <w:marRight w:val="0"/>
      <w:marTop w:val="0"/>
      <w:marBottom w:val="0"/>
      <w:divBdr>
        <w:top w:val="none" w:sz="0" w:space="0" w:color="auto"/>
        <w:left w:val="none" w:sz="0" w:space="0" w:color="auto"/>
        <w:bottom w:val="none" w:sz="0" w:space="0" w:color="auto"/>
        <w:right w:val="none" w:sz="0" w:space="0" w:color="auto"/>
      </w:divBdr>
    </w:div>
    <w:div w:id="1416198065">
      <w:bodyDiv w:val="1"/>
      <w:marLeft w:val="0"/>
      <w:marRight w:val="0"/>
      <w:marTop w:val="0"/>
      <w:marBottom w:val="0"/>
      <w:divBdr>
        <w:top w:val="none" w:sz="0" w:space="0" w:color="auto"/>
        <w:left w:val="none" w:sz="0" w:space="0" w:color="auto"/>
        <w:bottom w:val="none" w:sz="0" w:space="0" w:color="auto"/>
        <w:right w:val="none" w:sz="0" w:space="0" w:color="auto"/>
      </w:divBdr>
    </w:div>
    <w:div w:id="1418483496">
      <w:bodyDiv w:val="1"/>
      <w:marLeft w:val="0"/>
      <w:marRight w:val="0"/>
      <w:marTop w:val="0"/>
      <w:marBottom w:val="0"/>
      <w:divBdr>
        <w:top w:val="none" w:sz="0" w:space="0" w:color="auto"/>
        <w:left w:val="none" w:sz="0" w:space="0" w:color="auto"/>
        <w:bottom w:val="none" w:sz="0" w:space="0" w:color="auto"/>
        <w:right w:val="none" w:sz="0" w:space="0" w:color="auto"/>
      </w:divBdr>
    </w:div>
    <w:div w:id="1433085460">
      <w:bodyDiv w:val="1"/>
      <w:marLeft w:val="0"/>
      <w:marRight w:val="0"/>
      <w:marTop w:val="0"/>
      <w:marBottom w:val="0"/>
      <w:divBdr>
        <w:top w:val="none" w:sz="0" w:space="0" w:color="auto"/>
        <w:left w:val="none" w:sz="0" w:space="0" w:color="auto"/>
        <w:bottom w:val="none" w:sz="0" w:space="0" w:color="auto"/>
        <w:right w:val="none" w:sz="0" w:space="0" w:color="auto"/>
      </w:divBdr>
    </w:div>
    <w:div w:id="1446341791">
      <w:bodyDiv w:val="1"/>
      <w:marLeft w:val="0"/>
      <w:marRight w:val="0"/>
      <w:marTop w:val="0"/>
      <w:marBottom w:val="0"/>
      <w:divBdr>
        <w:top w:val="none" w:sz="0" w:space="0" w:color="auto"/>
        <w:left w:val="none" w:sz="0" w:space="0" w:color="auto"/>
        <w:bottom w:val="none" w:sz="0" w:space="0" w:color="auto"/>
        <w:right w:val="none" w:sz="0" w:space="0" w:color="auto"/>
      </w:divBdr>
    </w:div>
    <w:div w:id="1483695854">
      <w:bodyDiv w:val="1"/>
      <w:marLeft w:val="0"/>
      <w:marRight w:val="0"/>
      <w:marTop w:val="0"/>
      <w:marBottom w:val="0"/>
      <w:divBdr>
        <w:top w:val="none" w:sz="0" w:space="0" w:color="auto"/>
        <w:left w:val="none" w:sz="0" w:space="0" w:color="auto"/>
        <w:bottom w:val="none" w:sz="0" w:space="0" w:color="auto"/>
        <w:right w:val="none" w:sz="0" w:space="0" w:color="auto"/>
      </w:divBdr>
    </w:div>
    <w:div w:id="1486514023">
      <w:bodyDiv w:val="1"/>
      <w:marLeft w:val="0"/>
      <w:marRight w:val="0"/>
      <w:marTop w:val="0"/>
      <w:marBottom w:val="0"/>
      <w:divBdr>
        <w:top w:val="none" w:sz="0" w:space="0" w:color="auto"/>
        <w:left w:val="none" w:sz="0" w:space="0" w:color="auto"/>
        <w:bottom w:val="none" w:sz="0" w:space="0" w:color="auto"/>
        <w:right w:val="none" w:sz="0" w:space="0" w:color="auto"/>
      </w:divBdr>
    </w:div>
    <w:div w:id="1499615053">
      <w:bodyDiv w:val="1"/>
      <w:marLeft w:val="0"/>
      <w:marRight w:val="0"/>
      <w:marTop w:val="0"/>
      <w:marBottom w:val="0"/>
      <w:divBdr>
        <w:top w:val="none" w:sz="0" w:space="0" w:color="auto"/>
        <w:left w:val="none" w:sz="0" w:space="0" w:color="auto"/>
        <w:bottom w:val="none" w:sz="0" w:space="0" w:color="auto"/>
        <w:right w:val="none" w:sz="0" w:space="0" w:color="auto"/>
      </w:divBdr>
    </w:div>
    <w:div w:id="1514108387">
      <w:bodyDiv w:val="1"/>
      <w:marLeft w:val="0"/>
      <w:marRight w:val="0"/>
      <w:marTop w:val="0"/>
      <w:marBottom w:val="0"/>
      <w:divBdr>
        <w:top w:val="none" w:sz="0" w:space="0" w:color="auto"/>
        <w:left w:val="none" w:sz="0" w:space="0" w:color="auto"/>
        <w:bottom w:val="none" w:sz="0" w:space="0" w:color="auto"/>
        <w:right w:val="none" w:sz="0" w:space="0" w:color="auto"/>
      </w:divBdr>
      <w:divsChild>
        <w:div w:id="46149209">
          <w:marLeft w:val="720"/>
          <w:marRight w:val="0"/>
          <w:marTop w:val="154"/>
          <w:marBottom w:val="0"/>
          <w:divBdr>
            <w:top w:val="none" w:sz="0" w:space="0" w:color="auto"/>
            <w:left w:val="none" w:sz="0" w:space="0" w:color="auto"/>
            <w:bottom w:val="none" w:sz="0" w:space="0" w:color="auto"/>
            <w:right w:val="none" w:sz="0" w:space="0" w:color="auto"/>
          </w:divBdr>
        </w:div>
        <w:div w:id="1313831014">
          <w:marLeft w:val="720"/>
          <w:marRight w:val="0"/>
          <w:marTop w:val="154"/>
          <w:marBottom w:val="0"/>
          <w:divBdr>
            <w:top w:val="none" w:sz="0" w:space="0" w:color="auto"/>
            <w:left w:val="none" w:sz="0" w:space="0" w:color="auto"/>
            <w:bottom w:val="none" w:sz="0" w:space="0" w:color="auto"/>
            <w:right w:val="none" w:sz="0" w:space="0" w:color="auto"/>
          </w:divBdr>
        </w:div>
        <w:div w:id="1417704055">
          <w:marLeft w:val="720"/>
          <w:marRight w:val="0"/>
          <w:marTop w:val="154"/>
          <w:marBottom w:val="0"/>
          <w:divBdr>
            <w:top w:val="none" w:sz="0" w:space="0" w:color="auto"/>
            <w:left w:val="none" w:sz="0" w:space="0" w:color="auto"/>
            <w:bottom w:val="none" w:sz="0" w:space="0" w:color="auto"/>
            <w:right w:val="none" w:sz="0" w:space="0" w:color="auto"/>
          </w:divBdr>
        </w:div>
        <w:div w:id="2115518609">
          <w:marLeft w:val="720"/>
          <w:marRight w:val="0"/>
          <w:marTop w:val="154"/>
          <w:marBottom w:val="0"/>
          <w:divBdr>
            <w:top w:val="none" w:sz="0" w:space="0" w:color="auto"/>
            <w:left w:val="none" w:sz="0" w:space="0" w:color="auto"/>
            <w:bottom w:val="none" w:sz="0" w:space="0" w:color="auto"/>
            <w:right w:val="none" w:sz="0" w:space="0" w:color="auto"/>
          </w:divBdr>
        </w:div>
      </w:divsChild>
    </w:div>
    <w:div w:id="1525048568">
      <w:bodyDiv w:val="1"/>
      <w:marLeft w:val="0"/>
      <w:marRight w:val="0"/>
      <w:marTop w:val="0"/>
      <w:marBottom w:val="0"/>
      <w:divBdr>
        <w:top w:val="none" w:sz="0" w:space="0" w:color="auto"/>
        <w:left w:val="none" w:sz="0" w:space="0" w:color="auto"/>
        <w:bottom w:val="none" w:sz="0" w:space="0" w:color="auto"/>
        <w:right w:val="none" w:sz="0" w:space="0" w:color="auto"/>
      </w:divBdr>
    </w:div>
    <w:div w:id="1557281650">
      <w:bodyDiv w:val="1"/>
      <w:marLeft w:val="0"/>
      <w:marRight w:val="0"/>
      <w:marTop w:val="0"/>
      <w:marBottom w:val="0"/>
      <w:divBdr>
        <w:top w:val="none" w:sz="0" w:space="0" w:color="auto"/>
        <w:left w:val="none" w:sz="0" w:space="0" w:color="auto"/>
        <w:bottom w:val="none" w:sz="0" w:space="0" w:color="auto"/>
        <w:right w:val="none" w:sz="0" w:space="0" w:color="auto"/>
      </w:divBdr>
    </w:div>
    <w:div w:id="1566456548">
      <w:bodyDiv w:val="1"/>
      <w:marLeft w:val="0"/>
      <w:marRight w:val="0"/>
      <w:marTop w:val="0"/>
      <w:marBottom w:val="0"/>
      <w:divBdr>
        <w:top w:val="none" w:sz="0" w:space="0" w:color="auto"/>
        <w:left w:val="none" w:sz="0" w:space="0" w:color="auto"/>
        <w:bottom w:val="none" w:sz="0" w:space="0" w:color="auto"/>
        <w:right w:val="none" w:sz="0" w:space="0" w:color="auto"/>
      </w:divBdr>
    </w:div>
    <w:div w:id="1586644722">
      <w:bodyDiv w:val="1"/>
      <w:marLeft w:val="0"/>
      <w:marRight w:val="0"/>
      <w:marTop w:val="0"/>
      <w:marBottom w:val="0"/>
      <w:divBdr>
        <w:top w:val="none" w:sz="0" w:space="0" w:color="auto"/>
        <w:left w:val="none" w:sz="0" w:space="0" w:color="auto"/>
        <w:bottom w:val="none" w:sz="0" w:space="0" w:color="auto"/>
        <w:right w:val="none" w:sz="0" w:space="0" w:color="auto"/>
      </w:divBdr>
    </w:div>
    <w:div w:id="1619871045">
      <w:bodyDiv w:val="1"/>
      <w:marLeft w:val="0"/>
      <w:marRight w:val="0"/>
      <w:marTop w:val="0"/>
      <w:marBottom w:val="0"/>
      <w:divBdr>
        <w:top w:val="none" w:sz="0" w:space="0" w:color="auto"/>
        <w:left w:val="none" w:sz="0" w:space="0" w:color="auto"/>
        <w:bottom w:val="none" w:sz="0" w:space="0" w:color="auto"/>
        <w:right w:val="none" w:sz="0" w:space="0" w:color="auto"/>
      </w:divBdr>
    </w:div>
    <w:div w:id="1622952664">
      <w:bodyDiv w:val="1"/>
      <w:marLeft w:val="0"/>
      <w:marRight w:val="0"/>
      <w:marTop w:val="0"/>
      <w:marBottom w:val="0"/>
      <w:divBdr>
        <w:top w:val="none" w:sz="0" w:space="0" w:color="auto"/>
        <w:left w:val="none" w:sz="0" w:space="0" w:color="auto"/>
        <w:bottom w:val="none" w:sz="0" w:space="0" w:color="auto"/>
        <w:right w:val="none" w:sz="0" w:space="0" w:color="auto"/>
      </w:divBdr>
    </w:div>
    <w:div w:id="1625848992">
      <w:bodyDiv w:val="1"/>
      <w:marLeft w:val="0"/>
      <w:marRight w:val="0"/>
      <w:marTop w:val="0"/>
      <w:marBottom w:val="0"/>
      <w:divBdr>
        <w:top w:val="none" w:sz="0" w:space="0" w:color="auto"/>
        <w:left w:val="none" w:sz="0" w:space="0" w:color="auto"/>
        <w:bottom w:val="none" w:sz="0" w:space="0" w:color="auto"/>
        <w:right w:val="none" w:sz="0" w:space="0" w:color="auto"/>
      </w:divBdr>
    </w:div>
    <w:div w:id="1637637919">
      <w:bodyDiv w:val="1"/>
      <w:marLeft w:val="0"/>
      <w:marRight w:val="0"/>
      <w:marTop w:val="0"/>
      <w:marBottom w:val="0"/>
      <w:divBdr>
        <w:top w:val="none" w:sz="0" w:space="0" w:color="auto"/>
        <w:left w:val="none" w:sz="0" w:space="0" w:color="auto"/>
        <w:bottom w:val="none" w:sz="0" w:space="0" w:color="auto"/>
        <w:right w:val="none" w:sz="0" w:space="0" w:color="auto"/>
      </w:divBdr>
    </w:div>
    <w:div w:id="1650595870">
      <w:bodyDiv w:val="1"/>
      <w:marLeft w:val="0"/>
      <w:marRight w:val="0"/>
      <w:marTop w:val="0"/>
      <w:marBottom w:val="0"/>
      <w:divBdr>
        <w:top w:val="none" w:sz="0" w:space="0" w:color="auto"/>
        <w:left w:val="none" w:sz="0" w:space="0" w:color="auto"/>
        <w:bottom w:val="none" w:sz="0" w:space="0" w:color="auto"/>
        <w:right w:val="none" w:sz="0" w:space="0" w:color="auto"/>
      </w:divBdr>
    </w:div>
    <w:div w:id="1667125033">
      <w:bodyDiv w:val="1"/>
      <w:marLeft w:val="0"/>
      <w:marRight w:val="0"/>
      <w:marTop w:val="0"/>
      <w:marBottom w:val="0"/>
      <w:divBdr>
        <w:top w:val="none" w:sz="0" w:space="0" w:color="auto"/>
        <w:left w:val="none" w:sz="0" w:space="0" w:color="auto"/>
        <w:bottom w:val="none" w:sz="0" w:space="0" w:color="auto"/>
        <w:right w:val="none" w:sz="0" w:space="0" w:color="auto"/>
      </w:divBdr>
    </w:div>
    <w:div w:id="1673675939">
      <w:bodyDiv w:val="1"/>
      <w:marLeft w:val="0"/>
      <w:marRight w:val="0"/>
      <w:marTop w:val="0"/>
      <w:marBottom w:val="0"/>
      <w:divBdr>
        <w:top w:val="none" w:sz="0" w:space="0" w:color="auto"/>
        <w:left w:val="none" w:sz="0" w:space="0" w:color="auto"/>
        <w:bottom w:val="none" w:sz="0" w:space="0" w:color="auto"/>
        <w:right w:val="none" w:sz="0" w:space="0" w:color="auto"/>
      </w:divBdr>
    </w:div>
    <w:div w:id="1683891360">
      <w:bodyDiv w:val="1"/>
      <w:marLeft w:val="0"/>
      <w:marRight w:val="0"/>
      <w:marTop w:val="0"/>
      <w:marBottom w:val="0"/>
      <w:divBdr>
        <w:top w:val="none" w:sz="0" w:space="0" w:color="auto"/>
        <w:left w:val="none" w:sz="0" w:space="0" w:color="auto"/>
        <w:bottom w:val="none" w:sz="0" w:space="0" w:color="auto"/>
        <w:right w:val="none" w:sz="0" w:space="0" w:color="auto"/>
      </w:divBdr>
    </w:div>
    <w:div w:id="1692023498">
      <w:bodyDiv w:val="1"/>
      <w:marLeft w:val="0"/>
      <w:marRight w:val="0"/>
      <w:marTop w:val="0"/>
      <w:marBottom w:val="0"/>
      <w:divBdr>
        <w:top w:val="none" w:sz="0" w:space="0" w:color="auto"/>
        <w:left w:val="none" w:sz="0" w:space="0" w:color="auto"/>
        <w:bottom w:val="none" w:sz="0" w:space="0" w:color="auto"/>
        <w:right w:val="none" w:sz="0" w:space="0" w:color="auto"/>
      </w:divBdr>
    </w:div>
    <w:div w:id="1694378930">
      <w:bodyDiv w:val="1"/>
      <w:marLeft w:val="0"/>
      <w:marRight w:val="0"/>
      <w:marTop w:val="0"/>
      <w:marBottom w:val="0"/>
      <w:divBdr>
        <w:top w:val="none" w:sz="0" w:space="0" w:color="auto"/>
        <w:left w:val="none" w:sz="0" w:space="0" w:color="auto"/>
        <w:bottom w:val="none" w:sz="0" w:space="0" w:color="auto"/>
        <w:right w:val="none" w:sz="0" w:space="0" w:color="auto"/>
      </w:divBdr>
    </w:div>
    <w:div w:id="1782142764">
      <w:bodyDiv w:val="1"/>
      <w:marLeft w:val="0"/>
      <w:marRight w:val="0"/>
      <w:marTop w:val="0"/>
      <w:marBottom w:val="0"/>
      <w:divBdr>
        <w:top w:val="none" w:sz="0" w:space="0" w:color="auto"/>
        <w:left w:val="none" w:sz="0" w:space="0" w:color="auto"/>
        <w:bottom w:val="none" w:sz="0" w:space="0" w:color="auto"/>
        <w:right w:val="none" w:sz="0" w:space="0" w:color="auto"/>
      </w:divBdr>
    </w:div>
    <w:div w:id="1796632114">
      <w:bodyDiv w:val="1"/>
      <w:marLeft w:val="0"/>
      <w:marRight w:val="0"/>
      <w:marTop w:val="0"/>
      <w:marBottom w:val="0"/>
      <w:divBdr>
        <w:top w:val="none" w:sz="0" w:space="0" w:color="auto"/>
        <w:left w:val="none" w:sz="0" w:space="0" w:color="auto"/>
        <w:bottom w:val="none" w:sz="0" w:space="0" w:color="auto"/>
        <w:right w:val="none" w:sz="0" w:space="0" w:color="auto"/>
      </w:divBdr>
    </w:div>
    <w:div w:id="1798907710">
      <w:bodyDiv w:val="1"/>
      <w:marLeft w:val="0"/>
      <w:marRight w:val="0"/>
      <w:marTop w:val="0"/>
      <w:marBottom w:val="0"/>
      <w:divBdr>
        <w:top w:val="none" w:sz="0" w:space="0" w:color="auto"/>
        <w:left w:val="none" w:sz="0" w:space="0" w:color="auto"/>
        <w:bottom w:val="none" w:sz="0" w:space="0" w:color="auto"/>
        <w:right w:val="none" w:sz="0" w:space="0" w:color="auto"/>
      </w:divBdr>
    </w:div>
    <w:div w:id="1799252168">
      <w:bodyDiv w:val="1"/>
      <w:marLeft w:val="0"/>
      <w:marRight w:val="0"/>
      <w:marTop w:val="0"/>
      <w:marBottom w:val="0"/>
      <w:divBdr>
        <w:top w:val="none" w:sz="0" w:space="0" w:color="auto"/>
        <w:left w:val="none" w:sz="0" w:space="0" w:color="auto"/>
        <w:bottom w:val="none" w:sz="0" w:space="0" w:color="auto"/>
        <w:right w:val="none" w:sz="0" w:space="0" w:color="auto"/>
      </w:divBdr>
    </w:div>
    <w:div w:id="1806507404">
      <w:bodyDiv w:val="1"/>
      <w:marLeft w:val="0"/>
      <w:marRight w:val="0"/>
      <w:marTop w:val="0"/>
      <w:marBottom w:val="0"/>
      <w:divBdr>
        <w:top w:val="none" w:sz="0" w:space="0" w:color="auto"/>
        <w:left w:val="none" w:sz="0" w:space="0" w:color="auto"/>
        <w:bottom w:val="none" w:sz="0" w:space="0" w:color="auto"/>
        <w:right w:val="none" w:sz="0" w:space="0" w:color="auto"/>
      </w:divBdr>
    </w:div>
    <w:div w:id="1812090350">
      <w:bodyDiv w:val="1"/>
      <w:marLeft w:val="0"/>
      <w:marRight w:val="0"/>
      <w:marTop w:val="0"/>
      <w:marBottom w:val="0"/>
      <w:divBdr>
        <w:top w:val="none" w:sz="0" w:space="0" w:color="auto"/>
        <w:left w:val="none" w:sz="0" w:space="0" w:color="auto"/>
        <w:bottom w:val="none" w:sz="0" w:space="0" w:color="auto"/>
        <w:right w:val="none" w:sz="0" w:space="0" w:color="auto"/>
      </w:divBdr>
    </w:div>
    <w:div w:id="1829860652">
      <w:bodyDiv w:val="1"/>
      <w:marLeft w:val="0"/>
      <w:marRight w:val="0"/>
      <w:marTop w:val="0"/>
      <w:marBottom w:val="0"/>
      <w:divBdr>
        <w:top w:val="none" w:sz="0" w:space="0" w:color="auto"/>
        <w:left w:val="none" w:sz="0" w:space="0" w:color="auto"/>
        <w:bottom w:val="none" w:sz="0" w:space="0" w:color="auto"/>
        <w:right w:val="none" w:sz="0" w:space="0" w:color="auto"/>
      </w:divBdr>
    </w:div>
    <w:div w:id="1860896701">
      <w:bodyDiv w:val="1"/>
      <w:marLeft w:val="0"/>
      <w:marRight w:val="0"/>
      <w:marTop w:val="0"/>
      <w:marBottom w:val="0"/>
      <w:divBdr>
        <w:top w:val="none" w:sz="0" w:space="0" w:color="auto"/>
        <w:left w:val="none" w:sz="0" w:space="0" w:color="auto"/>
        <w:bottom w:val="none" w:sz="0" w:space="0" w:color="auto"/>
        <w:right w:val="none" w:sz="0" w:space="0" w:color="auto"/>
      </w:divBdr>
    </w:div>
    <w:div w:id="1881504503">
      <w:bodyDiv w:val="1"/>
      <w:marLeft w:val="0"/>
      <w:marRight w:val="0"/>
      <w:marTop w:val="0"/>
      <w:marBottom w:val="0"/>
      <w:divBdr>
        <w:top w:val="none" w:sz="0" w:space="0" w:color="auto"/>
        <w:left w:val="none" w:sz="0" w:space="0" w:color="auto"/>
        <w:bottom w:val="none" w:sz="0" w:space="0" w:color="auto"/>
        <w:right w:val="none" w:sz="0" w:space="0" w:color="auto"/>
      </w:divBdr>
    </w:div>
    <w:div w:id="1881892141">
      <w:bodyDiv w:val="1"/>
      <w:marLeft w:val="0"/>
      <w:marRight w:val="0"/>
      <w:marTop w:val="0"/>
      <w:marBottom w:val="0"/>
      <w:divBdr>
        <w:top w:val="none" w:sz="0" w:space="0" w:color="auto"/>
        <w:left w:val="none" w:sz="0" w:space="0" w:color="auto"/>
        <w:bottom w:val="none" w:sz="0" w:space="0" w:color="auto"/>
        <w:right w:val="none" w:sz="0" w:space="0" w:color="auto"/>
      </w:divBdr>
    </w:div>
    <w:div w:id="1891187115">
      <w:bodyDiv w:val="1"/>
      <w:marLeft w:val="0"/>
      <w:marRight w:val="0"/>
      <w:marTop w:val="0"/>
      <w:marBottom w:val="0"/>
      <w:divBdr>
        <w:top w:val="none" w:sz="0" w:space="0" w:color="auto"/>
        <w:left w:val="none" w:sz="0" w:space="0" w:color="auto"/>
        <w:bottom w:val="none" w:sz="0" w:space="0" w:color="auto"/>
        <w:right w:val="none" w:sz="0" w:space="0" w:color="auto"/>
      </w:divBdr>
    </w:div>
    <w:div w:id="1894151108">
      <w:bodyDiv w:val="1"/>
      <w:marLeft w:val="0"/>
      <w:marRight w:val="0"/>
      <w:marTop w:val="0"/>
      <w:marBottom w:val="0"/>
      <w:divBdr>
        <w:top w:val="none" w:sz="0" w:space="0" w:color="auto"/>
        <w:left w:val="none" w:sz="0" w:space="0" w:color="auto"/>
        <w:bottom w:val="none" w:sz="0" w:space="0" w:color="auto"/>
        <w:right w:val="none" w:sz="0" w:space="0" w:color="auto"/>
      </w:divBdr>
    </w:div>
    <w:div w:id="1895852684">
      <w:bodyDiv w:val="1"/>
      <w:marLeft w:val="0"/>
      <w:marRight w:val="0"/>
      <w:marTop w:val="0"/>
      <w:marBottom w:val="0"/>
      <w:divBdr>
        <w:top w:val="none" w:sz="0" w:space="0" w:color="auto"/>
        <w:left w:val="none" w:sz="0" w:space="0" w:color="auto"/>
        <w:bottom w:val="none" w:sz="0" w:space="0" w:color="auto"/>
        <w:right w:val="none" w:sz="0" w:space="0" w:color="auto"/>
      </w:divBdr>
    </w:div>
    <w:div w:id="1898317604">
      <w:bodyDiv w:val="1"/>
      <w:marLeft w:val="0"/>
      <w:marRight w:val="0"/>
      <w:marTop w:val="0"/>
      <w:marBottom w:val="0"/>
      <w:divBdr>
        <w:top w:val="none" w:sz="0" w:space="0" w:color="auto"/>
        <w:left w:val="none" w:sz="0" w:space="0" w:color="auto"/>
        <w:bottom w:val="none" w:sz="0" w:space="0" w:color="auto"/>
        <w:right w:val="none" w:sz="0" w:space="0" w:color="auto"/>
      </w:divBdr>
    </w:div>
    <w:div w:id="1906380728">
      <w:bodyDiv w:val="1"/>
      <w:marLeft w:val="0"/>
      <w:marRight w:val="0"/>
      <w:marTop w:val="0"/>
      <w:marBottom w:val="0"/>
      <w:divBdr>
        <w:top w:val="none" w:sz="0" w:space="0" w:color="auto"/>
        <w:left w:val="none" w:sz="0" w:space="0" w:color="auto"/>
        <w:bottom w:val="none" w:sz="0" w:space="0" w:color="auto"/>
        <w:right w:val="none" w:sz="0" w:space="0" w:color="auto"/>
      </w:divBdr>
    </w:div>
    <w:div w:id="1924953089">
      <w:bodyDiv w:val="1"/>
      <w:marLeft w:val="0"/>
      <w:marRight w:val="0"/>
      <w:marTop w:val="0"/>
      <w:marBottom w:val="0"/>
      <w:divBdr>
        <w:top w:val="none" w:sz="0" w:space="0" w:color="auto"/>
        <w:left w:val="none" w:sz="0" w:space="0" w:color="auto"/>
        <w:bottom w:val="none" w:sz="0" w:space="0" w:color="auto"/>
        <w:right w:val="none" w:sz="0" w:space="0" w:color="auto"/>
      </w:divBdr>
    </w:div>
    <w:div w:id="1942956809">
      <w:bodyDiv w:val="1"/>
      <w:marLeft w:val="0"/>
      <w:marRight w:val="0"/>
      <w:marTop w:val="0"/>
      <w:marBottom w:val="0"/>
      <w:divBdr>
        <w:top w:val="none" w:sz="0" w:space="0" w:color="auto"/>
        <w:left w:val="none" w:sz="0" w:space="0" w:color="auto"/>
        <w:bottom w:val="none" w:sz="0" w:space="0" w:color="auto"/>
        <w:right w:val="none" w:sz="0" w:space="0" w:color="auto"/>
      </w:divBdr>
    </w:div>
    <w:div w:id="1946844972">
      <w:bodyDiv w:val="1"/>
      <w:marLeft w:val="0"/>
      <w:marRight w:val="0"/>
      <w:marTop w:val="0"/>
      <w:marBottom w:val="0"/>
      <w:divBdr>
        <w:top w:val="none" w:sz="0" w:space="0" w:color="auto"/>
        <w:left w:val="none" w:sz="0" w:space="0" w:color="auto"/>
        <w:bottom w:val="none" w:sz="0" w:space="0" w:color="auto"/>
        <w:right w:val="none" w:sz="0" w:space="0" w:color="auto"/>
      </w:divBdr>
    </w:div>
    <w:div w:id="1992633002">
      <w:bodyDiv w:val="1"/>
      <w:marLeft w:val="0"/>
      <w:marRight w:val="0"/>
      <w:marTop w:val="0"/>
      <w:marBottom w:val="0"/>
      <w:divBdr>
        <w:top w:val="none" w:sz="0" w:space="0" w:color="auto"/>
        <w:left w:val="none" w:sz="0" w:space="0" w:color="auto"/>
        <w:bottom w:val="none" w:sz="0" w:space="0" w:color="auto"/>
        <w:right w:val="none" w:sz="0" w:space="0" w:color="auto"/>
      </w:divBdr>
    </w:div>
    <w:div w:id="1998221582">
      <w:bodyDiv w:val="1"/>
      <w:marLeft w:val="0"/>
      <w:marRight w:val="0"/>
      <w:marTop w:val="0"/>
      <w:marBottom w:val="0"/>
      <w:divBdr>
        <w:top w:val="none" w:sz="0" w:space="0" w:color="auto"/>
        <w:left w:val="none" w:sz="0" w:space="0" w:color="auto"/>
        <w:bottom w:val="none" w:sz="0" w:space="0" w:color="auto"/>
        <w:right w:val="none" w:sz="0" w:space="0" w:color="auto"/>
      </w:divBdr>
    </w:div>
    <w:div w:id="2001424914">
      <w:bodyDiv w:val="1"/>
      <w:marLeft w:val="0"/>
      <w:marRight w:val="0"/>
      <w:marTop w:val="0"/>
      <w:marBottom w:val="0"/>
      <w:divBdr>
        <w:top w:val="none" w:sz="0" w:space="0" w:color="auto"/>
        <w:left w:val="none" w:sz="0" w:space="0" w:color="auto"/>
        <w:bottom w:val="none" w:sz="0" w:space="0" w:color="auto"/>
        <w:right w:val="none" w:sz="0" w:space="0" w:color="auto"/>
      </w:divBdr>
    </w:div>
    <w:div w:id="2045521655">
      <w:bodyDiv w:val="1"/>
      <w:marLeft w:val="0"/>
      <w:marRight w:val="0"/>
      <w:marTop w:val="0"/>
      <w:marBottom w:val="0"/>
      <w:divBdr>
        <w:top w:val="none" w:sz="0" w:space="0" w:color="auto"/>
        <w:left w:val="none" w:sz="0" w:space="0" w:color="auto"/>
        <w:bottom w:val="none" w:sz="0" w:space="0" w:color="auto"/>
        <w:right w:val="none" w:sz="0" w:space="0" w:color="auto"/>
      </w:divBdr>
    </w:div>
    <w:div w:id="2049647254">
      <w:bodyDiv w:val="1"/>
      <w:marLeft w:val="0"/>
      <w:marRight w:val="0"/>
      <w:marTop w:val="0"/>
      <w:marBottom w:val="0"/>
      <w:divBdr>
        <w:top w:val="none" w:sz="0" w:space="0" w:color="auto"/>
        <w:left w:val="none" w:sz="0" w:space="0" w:color="auto"/>
        <w:bottom w:val="none" w:sz="0" w:space="0" w:color="auto"/>
        <w:right w:val="none" w:sz="0" w:space="0" w:color="auto"/>
      </w:divBdr>
    </w:div>
    <w:div w:id="2051804450">
      <w:bodyDiv w:val="1"/>
      <w:marLeft w:val="0"/>
      <w:marRight w:val="0"/>
      <w:marTop w:val="0"/>
      <w:marBottom w:val="0"/>
      <w:divBdr>
        <w:top w:val="none" w:sz="0" w:space="0" w:color="auto"/>
        <w:left w:val="none" w:sz="0" w:space="0" w:color="auto"/>
        <w:bottom w:val="none" w:sz="0" w:space="0" w:color="auto"/>
        <w:right w:val="none" w:sz="0" w:space="0" w:color="auto"/>
      </w:divBdr>
    </w:div>
    <w:div w:id="2055495279">
      <w:bodyDiv w:val="1"/>
      <w:marLeft w:val="0"/>
      <w:marRight w:val="0"/>
      <w:marTop w:val="0"/>
      <w:marBottom w:val="0"/>
      <w:divBdr>
        <w:top w:val="none" w:sz="0" w:space="0" w:color="auto"/>
        <w:left w:val="none" w:sz="0" w:space="0" w:color="auto"/>
        <w:bottom w:val="none" w:sz="0" w:space="0" w:color="auto"/>
        <w:right w:val="none" w:sz="0" w:space="0" w:color="auto"/>
      </w:divBdr>
    </w:div>
    <w:div w:id="2081638320">
      <w:bodyDiv w:val="1"/>
      <w:marLeft w:val="0"/>
      <w:marRight w:val="0"/>
      <w:marTop w:val="0"/>
      <w:marBottom w:val="0"/>
      <w:divBdr>
        <w:top w:val="none" w:sz="0" w:space="0" w:color="auto"/>
        <w:left w:val="none" w:sz="0" w:space="0" w:color="auto"/>
        <w:bottom w:val="none" w:sz="0" w:space="0" w:color="auto"/>
        <w:right w:val="none" w:sz="0" w:space="0" w:color="auto"/>
      </w:divBdr>
    </w:div>
    <w:div w:id="2084252070">
      <w:bodyDiv w:val="1"/>
      <w:marLeft w:val="0"/>
      <w:marRight w:val="0"/>
      <w:marTop w:val="0"/>
      <w:marBottom w:val="0"/>
      <w:divBdr>
        <w:top w:val="none" w:sz="0" w:space="0" w:color="auto"/>
        <w:left w:val="none" w:sz="0" w:space="0" w:color="auto"/>
        <w:bottom w:val="none" w:sz="0" w:space="0" w:color="auto"/>
        <w:right w:val="none" w:sz="0" w:space="0" w:color="auto"/>
      </w:divBdr>
    </w:div>
    <w:div w:id="2089643927">
      <w:bodyDiv w:val="1"/>
      <w:marLeft w:val="0"/>
      <w:marRight w:val="0"/>
      <w:marTop w:val="0"/>
      <w:marBottom w:val="0"/>
      <w:divBdr>
        <w:top w:val="none" w:sz="0" w:space="0" w:color="auto"/>
        <w:left w:val="none" w:sz="0" w:space="0" w:color="auto"/>
        <w:bottom w:val="none" w:sz="0" w:space="0" w:color="auto"/>
        <w:right w:val="none" w:sz="0" w:space="0" w:color="auto"/>
      </w:divBdr>
    </w:div>
    <w:div w:id="2093309868">
      <w:bodyDiv w:val="1"/>
      <w:marLeft w:val="0"/>
      <w:marRight w:val="0"/>
      <w:marTop w:val="0"/>
      <w:marBottom w:val="0"/>
      <w:divBdr>
        <w:top w:val="none" w:sz="0" w:space="0" w:color="auto"/>
        <w:left w:val="none" w:sz="0" w:space="0" w:color="auto"/>
        <w:bottom w:val="none" w:sz="0" w:space="0" w:color="auto"/>
        <w:right w:val="none" w:sz="0" w:space="0" w:color="auto"/>
      </w:divBdr>
    </w:div>
    <w:div w:id="2094424262">
      <w:bodyDiv w:val="1"/>
      <w:marLeft w:val="0"/>
      <w:marRight w:val="0"/>
      <w:marTop w:val="0"/>
      <w:marBottom w:val="0"/>
      <w:divBdr>
        <w:top w:val="none" w:sz="0" w:space="0" w:color="auto"/>
        <w:left w:val="none" w:sz="0" w:space="0" w:color="auto"/>
        <w:bottom w:val="none" w:sz="0" w:space="0" w:color="auto"/>
        <w:right w:val="none" w:sz="0" w:space="0" w:color="auto"/>
      </w:divBdr>
    </w:div>
    <w:div w:id="2113934419">
      <w:bodyDiv w:val="1"/>
      <w:marLeft w:val="0"/>
      <w:marRight w:val="0"/>
      <w:marTop w:val="0"/>
      <w:marBottom w:val="0"/>
      <w:divBdr>
        <w:top w:val="none" w:sz="0" w:space="0" w:color="auto"/>
        <w:left w:val="none" w:sz="0" w:space="0" w:color="auto"/>
        <w:bottom w:val="none" w:sz="0" w:space="0" w:color="auto"/>
        <w:right w:val="none" w:sz="0" w:space="0" w:color="auto"/>
      </w:divBdr>
    </w:div>
    <w:div w:id="2129810416">
      <w:bodyDiv w:val="1"/>
      <w:marLeft w:val="0"/>
      <w:marRight w:val="0"/>
      <w:marTop w:val="0"/>
      <w:marBottom w:val="0"/>
      <w:divBdr>
        <w:top w:val="none" w:sz="0" w:space="0" w:color="auto"/>
        <w:left w:val="none" w:sz="0" w:space="0" w:color="auto"/>
        <w:bottom w:val="none" w:sz="0" w:space="0" w:color="auto"/>
        <w:right w:val="none" w:sz="0" w:space="0" w:color="auto"/>
      </w:divBdr>
    </w:div>
    <w:div w:id="2130778496">
      <w:bodyDiv w:val="1"/>
      <w:marLeft w:val="0"/>
      <w:marRight w:val="0"/>
      <w:marTop w:val="0"/>
      <w:marBottom w:val="0"/>
      <w:divBdr>
        <w:top w:val="none" w:sz="0" w:space="0" w:color="auto"/>
        <w:left w:val="none" w:sz="0" w:space="0" w:color="auto"/>
        <w:bottom w:val="none" w:sz="0" w:space="0" w:color="auto"/>
        <w:right w:val="none" w:sz="0" w:space="0" w:color="auto"/>
      </w:divBdr>
    </w:div>
    <w:div w:id="214257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cbi.nlm.nih.gov/pmc/articles/PMC4355904/" TargetMode="External"/><Relationship Id="rId1" Type="http://schemas.openxmlformats.org/officeDocument/2006/relationships/hyperlink" Target="https://www.ncbi.nlm.nih.gov/pubmed/2789687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A254E-F20F-45AC-B5C5-FD4AB1A81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27</Pages>
  <Words>12589</Words>
  <Characters>71762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szs88</dc:creator>
  <cp:lastModifiedBy>Sands, Scott A.,Ph.D.</cp:lastModifiedBy>
  <cp:revision>5</cp:revision>
  <dcterms:created xsi:type="dcterms:W3CDTF">2019-08-05T14:37:00Z</dcterms:created>
  <dcterms:modified xsi:type="dcterms:W3CDTF">2020-03-11T15:01:00Z</dcterms:modified>
</cp:coreProperties>
</file>